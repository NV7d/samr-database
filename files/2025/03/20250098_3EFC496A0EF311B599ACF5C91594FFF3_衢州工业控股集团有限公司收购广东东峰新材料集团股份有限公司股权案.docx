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default" w:ascii="Times New Roman" w:hAnsi="Times New Roman" w:eastAsia="方正小标宋简体" w:cs="Times New Roman"/>
          <w:bCs/>
          <w:kern w:val="0"/>
          <w:sz w:val="44"/>
          <w:szCs w:val="44"/>
          <w:lang w:val="en-GB" w:bidi="ar-AE"/>
        </w:rPr>
      </w:pPr>
      <w:bookmarkStart w:id="0" w:name="_GoBack"/>
      <w:bookmarkEnd w:id="0"/>
      <w:r>
        <w:rPr>
          <w:rFonts w:hint="default" w:ascii="Times New Roman" w:hAnsi="Times New Roman" w:eastAsia="方正小标宋简体" w:cs="Times New Roman"/>
          <w:bCs/>
          <w:kern w:val="0"/>
          <w:sz w:val="44"/>
          <w:szCs w:val="44"/>
          <w:lang w:val="en-GB" w:bidi="ar-AE"/>
        </w:rPr>
        <w:t>经营者集中简易案件公示表</w:t>
      </w:r>
    </w:p>
    <w:tbl>
      <w:tblPr>
        <w:tblStyle w:val="11"/>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案件名称</w:t>
            </w:r>
          </w:p>
        </w:tc>
        <w:tc>
          <w:tcPr>
            <w:tcW w:w="7700" w:type="dxa"/>
            <w:gridSpan w:val="2"/>
            <w:vAlign w:val="center"/>
          </w:tcPr>
          <w:p>
            <w:pPr>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sz w:val="24"/>
              </w:rPr>
              <w:t>衢州工业控股集团有限公司收购广东东峰新材料集团股份有限公司股权案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交易概况（限200字内）</w:t>
            </w:r>
          </w:p>
        </w:tc>
        <w:tc>
          <w:tcPr>
            <w:tcW w:w="7700" w:type="dxa"/>
            <w:gridSpan w:val="2"/>
            <w:vAlign w:val="center"/>
          </w:tcPr>
          <w:p>
            <w:pPr>
              <w:keepNext w:val="0"/>
              <w:keepLines w:val="0"/>
              <w:suppressLineNumbers w:val="0"/>
              <w:adjustRightInd w:val="0"/>
              <w:snapToGrid w:val="0"/>
              <w:spacing w:before="0" w:beforeAutospacing="0" w:after="0" w:afterAutospacing="0"/>
              <w:ind w:left="0" w:right="0"/>
              <w:jc w:val="left"/>
              <w:rPr>
                <w:rFonts w:hint="default" w:cs="宋体"/>
                <w:sz w:val="24"/>
                <w:szCs w:val="24"/>
              </w:rPr>
            </w:pPr>
            <w:r>
              <w:rPr>
                <w:rFonts w:hint="eastAsia"/>
                <w:sz w:val="24"/>
              </w:rPr>
              <w:t>衢州工业控股集团有限公司（“衢州工控”）下属子公司与香港东风投资集团有限公司（“香港东风”）签署协议，衢州工控收购广东东峰新材料集团股份有限公司（“东峰集团”）共计 29.90%的股份。东峰集团主要从事医药包装、锂电池隔膜、烟标印刷业务。交易前，香港东风持有东峰集团46.47%的股份，单独控制东峰集团。交易后，衢州工控将持有东峰集团29.90%的股份，单独控制东峰集团。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1940" w:type="dxa"/>
            <w:vMerge w:val="restart"/>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参与集中的经营者简介（每个限100字以内）</w:t>
            </w:r>
          </w:p>
        </w:tc>
        <w:tc>
          <w:tcPr>
            <w:tcW w:w="1607" w:type="dxa"/>
            <w:vAlign w:val="center"/>
          </w:tcPr>
          <w:p>
            <w:pPr>
              <w:pStyle w:val="5"/>
              <w:keepNext w:val="0"/>
              <w:keepLines w:val="0"/>
              <w:suppressLineNumbers w:val="0"/>
              <w:adjustRightInd w:val="0"/>
              <w:snapToGrid w:val="0"/>
              <w:spacing w:before="0" w:beforeAutospacing="0" w:after="0" w:afterAutospacing="0"/>
              <w:ind w:left="0" w:right="0"/>
              <w:rPr>
                <w:rFonts w:hint="eastAsia" w:eastAsia="宋体" w:cs="宋体"/>
                <w:bCs/>
                <w:color w:val="000000"/>
                <w:sz w:val="24"/>
                <w:szCs w:val="24"/>
                <w:lang w:eastAsia="zh-CN"/>
              </w:rPr>
            </w:pPr>
            <w:r>
              <w:rPr>
                <w:rFonts w:hint="eastAsia" w:cs="宋体"/>
                <w:bCs/>
                <w:color w:val="000000"/>
                <w:sz w:val="24"/>
                <w:szCs w:val="24"/>
              </w:rPr>
              <w:t>1.</w:t>
            </w:r>
            <w:r>
              <w:rPr>
                <w:rFonts w:hint="eastAsia"/>
                <w:sz w:val="24"/>
                <w:szCs w:val="24"/>
              </w:rPr>
              <w:t xml:space="preserve"> </w:t>
            </w:r>
            <w:r>
              <w:rPr>
                <w:rFonts w:hint="eastAsia"/>
                <w:sz w:val="24"/>
              </w:rPr>
              <w:t>衢州工控</w:t>
            </w:r>
          </w:p>
        </w:tc>
        <w:tc>
          <w:tcPr>
            <w:tcW w:w="6093" w:type="dxa"/>
            <w:vAlign w:val="center"/>
          </w:tcPr>
          <w:p>
            <w:pPr>
              <w:keepNext w:val="0"/>
              <w:keepLines w:val="0"/>
              <w:suppressLineNumbers w:val="0"/>
              <w:adjustRightInd w:val="0"/>
              <w:snapToGrid w:val="0"/>
              <w:spacing w:before="0" w:beforeAutospacing="0" w:after="0" w:afterAutospacing="0"/>
              <w:ind w:left="0" w:right="0"/>
              <w:rPr>
                <w:rFonts w:hint="default"/>
                <w:sz w:val="24"/>
              </w:rPr>
            </w:pPr>
            <w:r>
              <w:rPr>
                <w:rFonts w:hint="eastAsia"/>
                <w:sz w:val="24"/>
              </w:rPr>
              <w:t>衢州工控于 2018年5月25日成立于浙江省衢州市，主要业务为房屋建筑工程施工、商品房开发及销售等。</w:t>
            </w:r>
          </w:p>
          <w:p>
            <w:pPr>
              <w:keepNext w:val="0"/>
              <w:keepLines w:val="0"/>
              <w:suppressLineNumbers w:val="0"/>
              <w:adjustRightInd w:val="0"/>
              <w:snapToGrid w:val="0"/>
              <w:spacing w:before="0" w:beforeAutospacing="0" w:after="0" w:afterAutospacing="0"/>
              <w:ind w:left="0" w:right="0"/>
              <w:rPr>
                <w:rFonts w:hint="default" w:cs="宋体"/>
                <w:sz w:val="24"/>
                <w:szCs w:val="24"/>
              </w:rPr>
            </w:pPr>
            <w:r>
              <w:rPr>
                <w:rFonts w:hint="eastAsia"/>
                <w:sz w:val="24"/>
              </w:rPr>
              <w:t>衢州工控为衢州市人民政府国有资产监督</w:t>
            </w:r>
            <w:r>
              <w:rPr>
                <w:rFonts w:hint="eastAsia"/>
                <w:sz w:val="24"/>
                <w:lang w:eastAsia="zh-CN"/>
              </w:rPr>
              <w:t>管理委员会下属企业。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1607" w:type="dxa"/>
            <w:vAlign w:val="center"/>
          </w:tcPr>
          <w:p>
            <w:pPr>
              <w:pStyle w:val="5"/>
              <w:keepNext w:val="0"/>
              <w:keepLines w:val="0"/>
              <w:suppressLineNumbers w:val="0"/>
              <w:adjustRightInd w:val="0"/>
              <w:snapToGrid w:val="0"/>
              <w:spacing w:before="0" w:beforeAutospacing="0" w:after="0" w:afterAutospacing="0"/>
              <w:ind w:left="0" w:right="0"/>
              <w:rPr>
                <w:rFonts w:hint="eastAsia" w:eastAsia="宋体" w:cs="宋体"/>
                <w:bCs/>
                <w:color w:val="000000"/>
                <w:sz w:val="24"/>
                <w:szCs w:val="24"/>
                <w:lang w:eastAsia="zh-CN"/>
              </w:rPr>
            </w:pPr>
            <w:r>
              <w:rPr>
                <w:rFonts w:hint="eastAsia" w:cs="宋体"/>
                <w:bCs/>
                <w:color w:val="000000"/>
                <w:sz w:val="24"/>
                <w:szCs w:val="24"/>
              </w:rPr>
              <w:t>2.</w:t>
            </w:r>
            <w:r>
              <w:rPr>
                <w:rFonts w:hint="eastAsia"/>
                <w:sz w:val="24"/>
                <w:szCs w:val="24"/>
              </w:rPr>
              <w:t xml:space="preserve"> </w:t>
            </w:r>
            <w:r>
              <w:rPr>
                <w:rFonts w:hint="eastAsia"/>
                <w:sz w:val="24"/>
                <w:szCs w:val="24"/>
                <w:lang w:eastAsia="zh-CN"/>
              </w:rPr>
              <w:t>东峰集团</w:t>
            </w:r>
          </w:p>
        </w:tc>
        <w:tc>
          <w:tcPr>
            <w:tcW w:w="6093" w:type="dxa"/>
            <w:vAlign w:val="center"/>
          </w:tcPr>
          <w:p>
            <w:pPr>
              <w:keepNext w:val="0"/>
              <w:keepLines w:val="0"/>
              <w:suppressLineNumbers w:val="0"/>
              <w:adjustRightInd w:val="0"/>
              <w:snapToGrid w:val="0"/>
              <w:spacing w:before="0" w:beforeAutospacing="0" w:after="0" w:afterAutospacing="0"/>
              <w:ind w:left="0" w:right="0"/>
              <w:rPr>
                <w:rFonts w:hint="eastAsia" w:cs="宋体"/>
                <w:bCs/>
                <w:color w:val="000000"/>
                <w:sz w:val="24"/>
              </w:rPr>
            </w:pPr>
            <w:r>
              <w:rPr>
                <w:rFonts w:hint="eastAsia" w:cs="宋体"/>
                <w:bCs/>
                <w:color w:val="000000"/>
                <w:sz w:val="24"/>
              </w:rPr>
              <w:t>东峰集团于1983年12月30日成立于广东省汕头市，为上海证券交易所上市公司，主要业务为医药包装、锂电池干法隔膜、烟标印刷等。</w:t>
            </w:r>
          </w:p>
          <w:p>
            <w:pPr>
              <w:keepNext w:val="0"/>
              <w:keepLines w:val="0"/>
              <w:suppressLineNumbers w:val="0"/>
              <w:adjustRightInd w:val="0"/>
              <w:snapToGrid w:val="0"/>
              <w:spacing w:before="0" w:beforeAutospacing="0" w:after="0" w:afterAutospacing="0"/>
              <w:ind w:left="0" w:right="0"/>
              <w:rPr>
                <w:rFonts w:hint="eastAsia" w:eastAsia="宋体"/>
                <w:sz w:val="24"/>
                <w:szCs w:val="24"/>
                <w:lang w:eastAsia="zh-CN"/>
              </w:rPr>
            </w:pPr>
            <w:r>
              <w:rPr>
                <w:rFonts w:hint="eastAsia" w:cs="宋体"/>
                <w:bCs/>
                <w:color w:val="000000"/>
                <w:sz w:val="24"/>
              </w:rPr>
              <w:t>东峰集团最终控制人为自然人，主要业务为医药包装、锂电池隔膜、烟标印刷等行业投资</w:t>
            </w:r>
            <w:r>
              <w:rPr>
                <w:rFonts w:hint="eastAsia" w:cs="宋体"/>
                <w:bCs/>
                <w:color w:val="000000"/>
                <w:sz w:val="24"/>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简易案件理由（可以单选，也可以多选）</w:t>
            </w: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FE"/>
            </w:r>
            <w:r>
              <w:rPr>
                <w:rFonts w:hint="eastAsia" w:cs="宋体"/>
                <w:bCs/>
                <w:color w:val="000000"/>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szCs w:val="24"/>
              </w:rPr>
              <w:sym w:font="Wingdings" w:char="00A8"/>
            </w:r>
            <w:r>
              <w:rPr>
                <w:rFonts w:hint="eastAsia" w:cs="宋体"/>
                <w:bCs/>
                <w:color w:val="000000"/>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trPr>
        <w:tc>
          <w:tcPr>
            <w:tcW w:w="1940" w:type="dxa"/>
            <w:shd w:val="clear" w:color="auto" w:fill="auto"/>
            <w:vAlign w:val="center"/>
          </w:tcPr>
          <w:p>
            <w:pPr>
              <w:pStyle w:val="5"/>
              <w:keepNext w:val="0"/>
              <w:keepLines w:val="0"/>
              <w:suppressLineNumbers w:val="0"/>
              <w:adjustRightInd w:val="0"/>
              <w:snapToGrid w:val="0"/>
              <w:spacing w:before="0" w:beforeAutospacing="0" w:after="0" w:afterAutospacing="0"/>
              <w:ind w:left="0" w:right="0"/>
              <w:jc w:val="center"/>
              <w:rPr>
                <w:rFonts w:hint="default" w:cs="宋体"/>
                <w:bCs/>
                <w:color w:val="000000"/>
                <w:sz w:val="24"/>
                <w:szCs w:val="24"/>
              </w:rPr>
            </w:pPr>
            <w:r>
              <w:rPr>
                <w:rFonts w:hint="eastAsia" w:cs="宋体"/>
                <w:bCs/>
                <w:color w:val="000000"/>
                <w:sz w:val="24"/>
                <w:szCs w:val="24"/>
              </w:rPr>
              <w:t>备注</w:t>
            </w:r>
          </w:p>
        </w:tc>
        <w:tc>
          <w:tcPr>
            <w:tcW w:w="7700" w:type="dxa"/>
            <w:gridSpan w:val="2"/>
            <w:vAlign w:val="center"/>
          </w:tcPr>
          <w:p>
            <w:pPr>
              <w:pStyle w:val="5"/>
              <w:keepNext w:val="0"/>
              <w:keepLines w:val="0"/>
              <w:suppressLineNumbers w:val="0"/>
              <w:adjustRightInd w:val="0"/>
              <w:snapToGrid w:val="0"/>
              <w:spacing w:before="0" w:beforeAutospacing="0" w:after="0" w:afterAutospacing="0"/>
              <w:ind w:left="0" w:right="0"/>
              <w:rPr>
                <w:rFonts w:hint="default" w:cs="宋体"/>
                <w:b/>
                <w:bCs w:val="0"/>
                <w:color w:val="000000"/>
                <w:sz w:val="24"/>
              </w:rPr>
            </w:pPr>
            <w:r>
              <w:rPr>
                <w:rFonts w:hint="eastAsia" w:cs="宋体"/>
                <w:b/>
                <w:bCs w:val="0"/>
                <w:color w:val="000000"/>
                <w:sz w:val="24"/>
              </w:rPr>
              <w:t>混合集中：</w:t>
            </w:r>
          </w:p>
          <w:p>
            <w:pPr>
              <w:pStyle w:val="5"/>
              <w:keepNext w:val="0"/>
              <w:keepLines w:val="0"/>
              <w:suppressLineNumbers w:val="0"/>
              <w:adjustRightInd w:val="0"/>
              <w:snapToGrid w:val="0"/>
              <w:spacing w:before="0" w:beforeAutospacing="0" w:after="0" w:afterAutospacing="0"/>
              <w:ind w:left="0" w:right="0"/>
              <w:rPr>
                <w:rFonts w:hint="default" w:ascii="Times New Roman" w:hAnsi="Times New Roman" w:cs="Times New Roman"/>
                <w:bCs/>
                <w:color w:val="000000"/>
                <w:sz w:val="24"/>
              </w:rPr>
            </w:pPr>
            <w:r>
              <w:rPr>
                <w:rFonts w:hint="default" w:ascii="Times New Roman" w:hAnsi="Times New Roman" w:cs="Times New Roman"/>
                <w:bCs/>
                <w:color w:val="000000"/>
                <w:sz w:val="24"/>
              </w:rPr>
              <w:t>2023年中国境内医药塑料包装市场:</w:t>
            </w:r>
          </w:p>
          <w:p>
            <w:pPr>
              <w:pStyle w:val="5"/>
              <w:keepNext w:val="0"/>
              <w:keepLines w:val="0"/>
              <w:suppressLineNumbers w:val="0"/>
              <w:adjustRightInd w:val="0"/>
              <w:snapToGrid w:val="0"/>
              <w:spacing w:before="0" w:beforeAutospacing="0" w:after="0" w:afterAutospacing="0"/>
              <w:ind w:left="0" w:right="0"/>
              <w:rPr>
                <w:rFonts w:hint="default" w:ascii="Times New Roman" w:hAnsi="Times New Roman" w:cs="Times New Roman"/>
                <w:bCs/>
                <w:color w:val="000000"/>
                <w:sz w:val="24"/>
              </w:rPr>
            </w:pPr>
            <w:r>
              <w:rPr>
                <w:rFonts w:hint="default" w:ascii="Times New Roman" w:hAnsi="Times New Roman" w:cs="Times New Roman"/>
                <w:bCs/>
                <w:color w:val="000000"/>
                <w:sz w:val="24"/>
              </w:rPr>
              <w:t>东峰集团: 0-</w:t>
            </w:r>
            <w:r>
              <w:rPr>
                <w:rFonts w:hint="default" w:ascii="Times New Roman" w:hAnsi="Times New Roman" w:cs="Times New Roman"/>
                <w:bCs/>
                <w:color w:val="000000"/>
                <w:sz w:val="24"/>
                <w:lang w:val="en-US" w:eastAsia="zh-CN"/>
              </w:rPr>
              <w:t>5</w:t>
            </w:r>
            <w:r>
              <w:rPr>
                <w:rFonts w:hint="default" w:ascii="Times New Roman" w:hAnsi="Times New Roman" w:cs="Times New Roman"/>
                <w:bCs/>
                <w:color w:val="000000"/>
                <w:sz w:val="24"/>
              </w:rPr>
              <w:t>%</w:t>
            </w:r>
          </w:p>
          <w:p>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US" w:eastAsia="zh-CN" w:bidi="ar-AE"/>
              </w:rPr>
              <w:t>2023年</w:t>
            </w:r>
            <w:r>
              <w:rPr>
                <w:rFonts w:hint="default" w:ascii="Times New Roman" w:hAnsi="Times New Roman" w:eastAsia="宋体" w:cs="Times New Roman"/>
                <w:b w:val="0"/>
                <w:bCs/>
                <w:color w:val="000000"/>
                <w:kern w:val="0"/>
                <w:sz w:val="24"/>
                <w:szCs w:val="24"/>
                <w:lang w:val="en-GB" w:eastAsia="zh-CN" w:bidi="ar-AE"/>
              </w:rPr>
              <w:t>中国境内</w:t>
            </w:r>
            <w:r>
              <w:rPr>
                <w:rFonts w:hint="default" w:ascii="Times New Roman" w:hAnsi="Times New Roman" w:eastAsia="宋体" w:cs="Times New Roman"/>
                <w:b w:val="0"/>
                <w:bCs/>
                <w:color w:val="000000"/>
                <w:kern w:val="0"/>
                <w:sz w:val="24"/>
                <w:szCs w:val="24"/>
                <w:lang w:val="en-US" w:eastAsia="zh-CN" w:bidi="ar-AE"/>
              </w:rPr>
              <w:t>医药</w:t>
            </w:r>
            <w:r>
              <w:rPr>
                <w:rFonts w:hint="default" w:ascii="Times New Roman" w:hAnsi="Times New Roman" w:cs="Times New Roman"/>
                <w:b w:val="0"/>
                <w:bCs/>
                <w:color w:val="000000"/>
                <w:kern w:val="0"/>
                <w:sz w:val="24"/>
                <w:szCs w:val="24"/>
                <w:lang w:val="en-US" w:eastAsia="zh-CN" w:bidi="ar-AE"/>
              </w:rPr>
              <w:t>金属</w:t>
            </w:r>
            <w:r>
              <w:rPr>
                <w:rFonts w:hint="default" w:ascii="Times New Roman" w:hAnsi="Times New Roman" w:eastAsia="宋体" w:cs="Times New Roman"/>
                <w:b w:val="0"/>
                <w:bCs/>
                <w:color w:val="000000"/>
                <w:kern w:val="0"/>
                <w:sz w:val="24"/>
                <w:szCs w:val="24"/>
                <w:lang w:val="en-US" w:eastAsia="zh-CN" w:bidi="ar-AE"/>
              </w:rPr>
              <w:t>包装市场:</w:t>
            </w:r>
          </w:p>
          <w:p>
            <w:pPr>
              <w:pStyle w:val="5"/>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default" w:ascii="Times New Roman" w:hAnsi="Times New Roman" w:eastAsia="宋体" w:cs="Times New Roman"/>
                <w:b w:val="0"/>
                <w:bCs/>
                <w:color w:val="000000"/>
                <w:kern w:val="0"/>
                <w:sz w:val="24"/>
                <w:szCs w:val="24"/>
                <w:lang w:val="en-US" w:eastAsia="zh-CN" w:bidi="ar-AE"/>
              </w:rPr>
            </w:pPr>
            <w:r>
              <w:rPr>
                <w:rFonts w:hint="default" w:ascii="Times New Roman" w:hAnsi="Times New Roman" w:eastAsia="宋体" w:cs="Times New Roman"/>
                <w:b w:val="0"/>
                <w:bCs/>
                <w:color w:val="000000"/>
                <w:kern w:val="0"/>
                <w:sz w:val="24"/>
                <w:szCs w:val="24"/>
                <w:lang w:val="en-US" w:eastAsia="zh-CN" w:bidi="ar-AE"/>
              </w:rPr>
              <w:t>东峰集团: 0-5%</w:t>
            </w:r>
          </w:p>
          <w:p>
            <w:pPr>
              <w:pStyle w:val="5"/>
              <w:keepNext w:val="0"/>
              <w:keepLines w:val="0"/>
              <w:suppressLineNumbers w:val="0"/>
              <w:adjustRightInd w:val="0"/>
              <w:snapToGrid w:val="0"/>
              <w:spacing w:before="0" w:beforeAutospacing="0" w:after="0" w:afterAutospacing="0"/>
              <w:ind w:left="0" w:right="0"/>
              <w:rPr>
                <w:rFonts w:hint="default" w:cs="宋体"/>
                <w:bCs/>
                <w:color w:val="000000"/>
                <w:sz w:val="24"/>
              </w:rPr>
            </w:pPr>
            <w:r>
              <w:rPr>
                <w:rFonts w:hint="eastAsia" w:cs="宋体"/>
                <w:bCs/>
                <w:color w:val="000000"/>
                <w:sz w:val="24"/>
              </w:rPr>
              <w:t>2023年中国境内干法锂电池隔膜市场:</w:t>
            </w:r>
          </w:p>
          <w:p>
            <w:pPr>
              <w:pStyle w:val="5"/>
              <w:keepNext w:val="0"/>
              <w:keepLines w:val="0"/>
              <w:suppressLineNumbers w:val="0"/>
              <w:adjustRightInd w:val="0"/>
              <w:snapToGrid w:val="0"/>
              <w:spacing w:before="0" w:beforeAutospacing="0" w:after="0" w:afterAutospacing="0"/>
              <w:ind w:left="0" w:right="0"/>
              <w:rPr>
                <w:rFonts w:hint="default" w:cs="宋体"/>
                <w:bCs/>
                <w:color w:val="000000"/>
                <w:sz w:val="24"/>
              </w:rPr>
            </w:pPr>
            <w:r>
              <w:rPr>
                <w:rFonts w:hint="eastAsia" w:cs="宋体"/>
                <w:bCs/>
                <w:color w:val="000000"/>
                <w:sz w:val="24"/>
              </w:rPr>
              <w:t>东峰集团: 5%-</w:t>
            </w:r>
            <w:r>
              <w:rPr>
                <w:rFonts w:hint="eastAsia" w:cs="宋体"/>
                <w:bCs/>
                <w:color w:val="000000"/>
                <w:sz w:val="24"/>
                <w:lang w:val="en-US" w:eastAsia="zh-CN"/>
              </w:rPr>
              <w:t>10</w:t>
            </w:r>
            <w:r>
              <w:rPr>
                <w:rFonts w:hint="eastAsia" w:cs="宋体"/>
                <w:bCs/>
                <w:color w:val="000000"/>
                <w:sz w:val="24"/>
              </w:rPr>
              <w:t>%</w:t>
            </w:r>
          </w:p>
          <w:p>
            <w:pPr>
              <w:pStyle w:val="5"/>
              <w:keepNext w:val="0"/>
              <w:keepLines w:val="0"/>
              <w:suppressLineNumbers w:val="0"/>
              <w:adjustRightInd w:val="0"/>
              <w:snapToGrid w:val="0"/>
              <w:spacing w:before="0" w:beforeAutospacing="0" w:after="0" w:afterAutospacing="0"/>
              <w:ind w:left="0" w:right="0"/>
              <w:rPr>
                <w:rFonts w:hint="default" w:cs="宋体"/>
                <w:bCs/>
                <w:color w:val="000000"/>
                <w:sz w:val="24"/>
              </w:rPr>
            </w:pPr>
            <w:r>
              <w:rPr>
                <w:rFonts w:hint="eastAsia" w:cs="宋体"/>
                <w:bCs/>
                <w:color w:val="000000"/>
                <w:sz w:val="24"/>
              </w:rPr>
              <w:t>2023年中国境内烟标印刷市场:</w:t>
            </w:r>
          </w:p>
          <w:p>
            <w:pPr>
              <w:pStyle w:val="5"/>
              <w:keepNext w:val="0"/>
              <w:keepLines w:val="0"/>
              <w:suppressLineNumbers w:val="0"/>
              <w:adjustRightInd w:val="0"/>
              <w:snapToGrid w:val="0"/>
              <w:spacing w:before="0" w:beforeAutospacing="0" w:after="0" w:afterAutospacing="0"/>
              <w:ind w:left="0" w:right="0"/>
              <w:rPr>
                <w:rFonts w:hint="default" w:cs="宋体"/>
                <w:bCs/>
                <w:color w:val="000000"/>
                <w:sz w:val="24"/>
                <w:szCs w:val="24"/>
              </w:rPr>
            </w:pPr>
            <w:r>
              <w:rPr>
                <w:rFonts w:hint="eastAsia" w:cs="宋体"/>
                <w:bCs/>
                <w:color w:val="000000"/>
                <w:sz w:val="24"/>
              </w:rPr>
              <w:t>东峰集团: 0-5%</w:t>
            </w:r>
          </w:p>
        </w:tc>
      </w:tr>
    </w:tbl>
    <w:p>
      <w:pPr>
        <w:pStyle w:val="2"/>
        <w:rPr>
          <w:rFonts w:hint="default"/>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tabs>
        <w:tab w:val="clear" w:pos="4153"/>
      </w:tabs>
    </w:pPr>
    <w:ins w:id="0" w:author="邓云海" w:date="2025-03-05T18:23:45Z">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pPr>
                            <w:ins w:id="2" w:author="邓云海" w:date="2025-03-05T18:23:45Z">
                              <w:r>
                                <w:rPr/>
                                <w:fldChar w:fldCharType="begin"/>
                              </w:r>
                            </w:ins>
                            <w:ins w:id="3" w:author="邓云海" w:date="2025-03-05T18:23:45Z">
                              <w:r>
                                <w:rPr/>
                                <w:instrText xml:space="preserve"> PAGE  \* MERGEFORMAT </w:instrText>
                              </w:r>
                            </w:ins>
                            <w:ins w:id="4" w:author="邓云海" w:date="2025-03-05T18:23:45Z">
                              <w:r>
                                <w:rPr/>
                                <w:fldChar w:fldCharType="separate"/>
                              </w:r>
                            </w:ins>
                            <w:ins w:id="5" w:author="邓云海" w:date="2025-03-05T18:23:45Z">
                              <w:r>
                                <w:rPr/>
                                <w:t>1</w:t>
                              </w:r>
                            </w:ins>
                            <w:ins w:id="6" w:author="邓云海" w:date="2025-03-05T18:23:45Z">
                              <w:r>
                                <w:rPr/>
                                <w:fldChar w:fldCharType="end"/>
                              </w:r>
                            </w:ins>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p>
                      <w:pPr>
                        <w:pStyle w:val="7"/>
                      </w:pPr>
                      <w:ins w:id="7" w:author="邓云海" w:date="2025-03-05T18:23:45Z">
                        <w:r>
                          <w:rPr/>
                          <w:fldChar w:fldCharType="begin"/>
                        </w:r>
                      </w:ins>
                      <w:ins w:id="8" w:author="邓云海" w:date="2025-03-05T18:23:45Z">
                        <w:r>
                          <w:rPr/>
                          <w:instrText xml:space="preserve"> PAGE  \* MERGEFORMAT </w:instrText>
                        </w:r>
                      </w:ins>
                      <w:ins w:id="9" w:author="邓云海" w:date="2025-03-05T18:23:45Z">
                        <w:r>
                          <w:rPr/>
                          <w:fldChar w:fldCharType="separate"/>
                        </w:r>
                      </w:ins>
                      <w:ins w:id="10" w:author="邓云海" w:date="2025-03-05T18:23:45Z">
                        <w:r>
                          <w:rPr/>
                          <w:t>1</w:t>
                        </w:r>
                      </w:ins>
                      <w:ins w:id="11" w:author="邓云海" w:date="2025-03-05T18:23:45Z">
                        <w:r>
                          <w:rPr/>
                          <w:fldChar w:fldCharType="end"/>
                        </w:r>
                      </w:ins>
                    </w:p>
                  </w:txbxContent>
                </v:textbox>
              </v:shape>
            </w:pict>
          </mc:Fallback>
        </mc:AlternateContent>
      </w:r>
    </w:ins>
    <w:r>
      <w:rPr>
        <w:rFonts w:hint="eastAsia"/>
        <w:lang w:eastAsia="zh-CN"/>
      </w:rPr>
      <w:tab/>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邓云海">
    <w15:presenceInfo w15:providerId="None" w15:userId="邓云海"/>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false"/>
  <w:bordersDoNotSurroundFooter w:val="false"/>
  <w:trackRevisions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NmMTI0ODhhNzFmMGU3MTZhMTA0ODYxYzI1N2YwYjI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30806B1"/>
    <w:rsid w:val="03490091"/>
    <w:rsid w:val="03D70EC9"/>
    <w:rsid w:val="04B425C4"/>
    <w:rsid w:val="04B85AFF"/>
    <w:rsid w:val="05AB50DB"/>
    <w:rsid w:val="06075F29"/>
    <w:rsid w:val="072729B8"/>
    <w:rsid w:val="07D6476B"/>
    <w:rsid w:val="087232C3"/>
    <w:rsid w:val="08D6542E"/>
    <w:rsid w:val="08ED34FD"/>
    <w:rsid w:val="093446A7"/>
    <w:rsid w:val="0AF22185"/>
    <w:rsid w:val="0B1835C3"/>
    <w:rsid w:val="0B63273E"/>
    <w:rsid w:val="0BD91CE7"/>
    <w:rsid w:val="0C6B60D7"/>
    <w:rsid w:val="0D7FCEE7"/>
    <w:rsid w:val="0DE526A7"/>
    <w:rsid w:val="0E5C7E9D"/>
    <w:rsid w:val="0EEC791B"/>
    <w:rsid w:val="0F272A69"/>
    <w:rsid w:val="0FA436B7"/>
    <w:rsid w:val="0FBBC6D8"/>
    <w:rsid w:val="10C02711"/>
    <w:rsid w:val="1295728D"/>
    <w:rsid w:val="12ED74AA"/>
    <w:rsid w:val="130B6D76"/>
    <w:rsid w:val="13236AF1"/>
    <w:rsid w:val="13D6674E"/>
    <w:rsid w:val="150C1E94"/>
    <w:rsid w:val="15D94F21"/>
    <w:rsid w:val="15E47716"/>
    <w:rsid w:val="1680064E"/>
    <w:rsid w:val="17436509"/>
    <w:rsid w:val="1AA11230"/>
    <w:rsid w:val="1B2D6269"/>
    <w:rsid w:val="1BF9394B"/>
    <w:rsid w:val="1BF9AB71"/>
    <w:rsid w:val="1C361957"/>
    <w:rsid w:val="1DA24124"/>
    <w:rsid w:val="1DFE30C6"/>
    <w:rsid w:val="1FC81833"/>
    <w:rsid w:val="20C2797E"/>
    <w:rsid w:val="215B059A"/>
    <w:rsid w:val="24606B41"/>
    <w:rsid w:val="246736EB"/>
    <w:rsid w:val="24840815"/>
    <w:rsid w:val="25C17900"/>
    <w:rsid w:val="261144B9"/>
    <w:rsid w:val="27B435B3"/>
    <w:rsid w:val="27ED6C10"/>
    <w:rsid w:val="281C288D"/>
    <w:rsid w:val="289A6D28"/>
    <w:rsid w:val="2B795B9C"/>
    <w:rsid w:val="2C0C7CCC"/>
    <w:rsid w:val="2CAC25FF"/>
    <w:rsid w:val="2DA61BF1"/>
    <w:rsid w:val="2ECF569F"/>
    <w:rsid w:val="2F0902B7"/>
    <w:rsid w:val="3025112D"/>
    <w:rsid w:val="319E78FD"/>
    <w:rsid w:val="339B1A7D"/>
    <w:rsid w:val="34527864"/>
    <w:rsid w:val="356065C1"/>
    <w:rsid w:val="35741F7B"/>
    <w:rsid w:val="35927D49"/>
    <w:rsid w:val="36647739"/>
    <w:rsid w:val="36722108"/>
    <w:rsid w:val="37736187"/>
    <w:rsid w:val="37EC4B4C"/>
    <w:rsid w:val="3A7D25F4"/>
    <w:rsid w:val="3B6C128B"/>
    <w:rsid w:val="3BF42FA2"/>
    <w:rsid w:val="3C1B3849"/>
    <w:rsid w:val="3DBE0E38"/>
    <w:rsid w:val="3DCF2C73"/>
    <w:rsid w:val="3E3B322A"/>
    <w:rsid w:val="3EB73502"/>
    <w:rsid w:val="3EB7365E"/>
    <w:rsid w:val="3EBE2D3F"/>
    <w:rsid w:val="3ED7D01C"/>
    <w:rsid w:val="3EE73D98"/>
    <w:rsid w:val="3FFFF7A9"/>
    <w:rsid w:val="40D7777E"/>
    <w:rsid w:val="41D779C0"/>
    <w:rsid w:val="436E421B"/>
    <w:rsid w:val="43E353FE"/>
    <w:rsid w:val="45E92E66"/>
    <w:rsid w:val="46845245"/>
    <w:rsid w:val="46F216C3"/>
    <w:rsid w:val="48567BBA"/>
    <w:rsid w:val="48604985"/>
    <w:rsid w:val="48C332AF"/>
    <w:rsid w:val="49857111"/>
    <w:rsid w:val="498A72A0"/>
    <w:rsid w:val="49DD6CEB"/>
    <w:rsid w:val="4C824703"/>
    <w:rsid w:val="4CC01CF8"/>
    <w:rsid w:val="4CFD75DE"/>
    <w:rsid w:val="4D533669"/>
    <w:rsid w:val="4D611881"/>
    <w:rsid w:val="4DB67BAD"/>
    <w:rsid w:val="4DBF710D"/>
    <w:rsid w:val="4DDB0C16"/>
    <w:rsid w:val="4E585190"/>
    <w:rsid w:val="4E626EA5"/>
    <w:rsid w:val="4F7D0643"/>
    <w:rsid w:val="4FFE4A4F"/>
    <w:rsid w:val="50CB3BDA"/>
    <w:rsid w:val="511505E7"/>
    <w:rsid w:val="5275657D"/>
    <w:rsid w:val="53701092"/>
    <w:rsid w:val="53DE53F7"/>
    <w:rsid w:val="549363D0"/>
    <w:rsid w:val="54D26C3D"/>
    <w:rsid w:val="54DD7AC9"/>
    <w:rsid w:val="55413F6A"/>
    <w:rsid w:val="558A3AEC"/>
    <w:rsid w:val="55FF4F39"/>
    <w:rsid w:val="563C0C84"/>
    <w:rsid w:val="567C47AD"/>
    <w:rsid w:val="568C7EFA"/>
    <w:rsid w:val="5721053D"/>
    <w:rsid w:val="5737FFAD"/>
    <w:rsid w:val="5A320350"/>
    <w:rsid w:val="5A4E1134"/>
    <w:rsid w:val="5A8F5421"/>
    <w:rsid w:val="5AB377AC"/>
    <w:rsid w:val="5ADB7A9F"/>
    <w:rsid w:val="5BDF7AA8"/>
    <w:rsid w:val="5BF7146E"/>
    <w:rsid w:val="5CC770F3"/>
    <w:rsid w:val="5E606197"/>
    <w:rsid w:val="5E758AD3"/>
    <w:rsid w:val="5F5B3889"/>
    <w:rsid w:val="5F7404E1"/>
    <w:rsid w:val="5F7BBE1B"/>
    <w:rsid w:val="60B85CFA"/>
    <w:rsid w:val="61AC7C2D"/>
    <w:rsid w:val="61F32521"/>
    <w:rsid w:val="6229E334"/>
    <w:rsid w:val="63F6661D"/>
    <w:rsid w:val="64F94FB6"/>
    <w:rsid w:val="64FF0119"/>
    <w:rsid w:val="650C61D5"/>
    <w:rsid w:val="65183212"/>
    <w:rsid w:val="65AC0421"/>
    <w:rsid w:val="66AA099A"/>
    <w:rsid w:val="66E53709"/>
    <w:rsid w:val="67090219"/>
    <w:rsid w:val="6754015D"/>
    <w:rsid w:val="67885F66"/>
    <w:rsid w:val="67D469E8"/>
    <w:rsid w:val="685D233B"/>
    <w:rsid w:val="69961B9A"/>
    <w:rsid w:val="69C0748D"/>
    <w:rsid w:val="6A7D30C3"/>
    <w:rsid w:val="6B9261CD"/>
    <w:rsid w:val="6B9A71CB"/>
    <w:rsid w:val="6BCB1BF4"/>
    <w:rsid w:val="6BCC0CB3"/>
    <w:rsid w:val="6C45316D"/>
    <w:rsid w:val="6CBF87B4"/>
    <w:rsid w:val="6DED96DF"/>
    <w:rsid w:val="6DEFBAE0"/>
    <w:rsid w:val="6E372E5F"/>
    <w:rsid w:val="6E786ABC"/>
    <w:rsid w:val="6FDF5799"/>
    <w:rsid w:val="710A7485"/>
    <w:rsid w:val="71394751"/>
    <w:rsid w:val="72131803"/>
    <w:rsid w:val="723024E6"/>
    <w:rsid w:val="73026B48"/>
    <w:rsid w:val="74566BED"/>
    <w:rsid w:val="74CE550B"/>
    <w:rsid w:val="767FE0B3"/>
    <w:rsid w:val="76CA40F3"/>
    <w:rsid w:val="77527FDF"/>
    <w:rsid w:val="77FFCFC3"/>
    <w:rsid w:val="78410251"/>
    <w:rsid w:val="785A2CB0"/>
    <w:rsid w:val="793FB7A1"/>
    <w:rsid w:val="7A9C06E1"/>
    <w:rsid w:val="7AB91678"/>
    <w:rsid w:val="7B8F578C"/>
    <w:rsid w:val="7B9A66EF"/>
    <w:rsid w:val="7BE411F0"/>
    <w:rsid w:val="7BEF0283"/>
    <w:rsid w:val="7BFFD823"/>
    <w:rsid w:val="7C7918BC"/>
    <w:rsid w:val="7D8E8A18"/>
    <w:rsid w:val="7EBDA18C"/>
    <w:rsid w:val="7EE72273"/>
    <w:rsid w:val="7EF7CDD2"/>
    <w:rsid w:val="7F3E3F45"/>
    <w:rsid w:val="7F7BEB9D"/>
    <w:rsid w:val="7FBF2495"/>
    <w:rsid w:val="7FDCAB43"/>
    <w:rsid w:val="7FE91E78"/>
    <w:rsid w:val="7FFDE69B"/>
    <w:rsid w:val="9CBD0B1A"/>
    <w:rsid w:val="9EF6604C"/>
    <w:rsid w:val="A7F9C1DE"/>
    <w:rsid w:val="B593FB7D"/>
    <w:rsid w:val="BCB7048F"/>
    <w:rsid w:val="BF8E36EE"/>
    <w:rsid w:val="BFDFB85E"/>
    <w:rsid w:val="BFF5AD43"/>
    <w:rsid w:val="BFF739EC"/>
    <w:rsid w:val="D7FFD2F4"/>
    <w:rsid w:val="D9FFDD10"/>
    <w:rsid w:val="DDEFBA43"/>
    <w:rsid w:val="DEAFB90F"/>
    <w:rsid w:val="DF21B821"/>
    <w:rsid w:val="DFD76A11"/>
    <w:rsid w:val="E3CF85CB"/>
    <w:rsid w:val="E9F71F09"/>
    <w:rsid w:val="EAFD8D58"/>
    <w:rsid w:val="EB6C770B"/>
    <w:rsid w:val="EBCD181E"/>
    <w:rsid w:val="EBF8DBF2"/>
    <w:rsid w:val="EF7C48A7"/>
    <w:rsid w:val="EFFFDD70"/>
    <w:rsid w:val="F1B778F1"/>
    <w:rsid w:val="F3FF743F"/>
    <w:rsid w:val="F4FF55F7"/>
    <w:rsid w:val="F7FD911C"/>
    <w:rsid w:val="F9DF2CA6"/>
    <w:rsid w:val="FB3326CC"/>
    <w:rsid w:val="FBCE4D19"/>
    <w:rsid w:val="FDBF10AA"/>
    <w:rsid w:val="FEFBBBDF"/>
    <w:rsid w:val="FF6B92DC"/>
    <w:rsid w:val="FF9B04D5"/>
    <w:rsid w:val="FFBC3961"/>
    <w:rsid w:val="FFDD1EA1"/>
    <w:rsid w:val="FFE7A9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9"/>
    <w:pPr>
      <w:spacing w:after="156" w:afterLines="50" w:line="640" w:lineRule="exact"/>
      <w:outlineLvl w:val="0"/>
    </w:pPr>
    <w:rPr>
      <w:rFonts w:ascii="方正小标宋简体" w:eastAsia="方正小标宋简体"/>
      <w:sz w:val="44"/>
      <w:szCs w:val="36"/>
    </w:rPr>
  </w:style>
  <w:style w:type="character" w:default="1" w:styleId="13">
    <w:name w:val="Default Paragraph Font"/>
    <w:semiHidden/>
    <w:unhideWhenUsed/>
    <w:qFormat/>
    <w:uiPriority w:val="1"/>
  </w:style>
  <w:style w:type="table" w:default="1" w:styleId="11">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Normal Indent"/>
    <w:basedOn w:val="1"/>
    <w:next w:val="1"/>
    <w:qFormat/>
    <w:uiPriority w:val="99"/>
  </w:style>
  <w:style w:type="paragraph" w:styleId="4">
    <w:name w:val="annotation text"/>
    <w:basedOn w:val="1"/>
    <w:qFormat/>
    <w:uiPriority w:val="0"/>
    <w:pPr>
      <w:jc w:val="left"/>
    </w:pPr>
  </w:style>
  <w:style w:type="paragraph" w:styleId="5">
    <w:name w:val="Body Text"/>
    <w:basedOn w:val="1"/>
    <w:next w:val="6"/>
    <w:link w:val="19"/>
    <w:unhideWhenUsed/>
    <w:qFormat/>
    <w:uiPriority w:val="99"/>
    <w:pPr>
      <w:spacing w:after="120"/>
    </w:pPr>
  </w:style>
  <w:style w:type="paragraph" w:styleId="6">
    <w:name w:val="Body Text First Indent"/>
    <w:basedOn w:val="5"/>
    <w:qFormat/>
    <w:uiPriority w:val="0"/>
    <w:pPr>
      <w:ind w:firstLine="420" w:firstLineChars="100"/>
    </w:pPr>
  </w:style>
  <w:style w:type="paragraph" w:styleId="7">
    <w:name w:val="footer"/>
    <w:basedOn w:val="1"/>
    <w:link w:val="18"/>
    <w:qFormat/>
    <w:uiPriority w:val="0"/>
    <w:pPr>
      <w:tabs>
        <w:tab w:val="center" w:pos="4153"/>
        <w:tab w:val="right" w:pos="8306"/>
      </w:tabs>
      <w:snapToGrid w:val="0"/>
      <w:jc w:val="left"/>
    </w:pPr>
    <w:rPr>
      <w:sz w:val="18"/>
      <w:szCs w:val="18"/>
    </w:rPr>
  </w:style>
  <w:style w:type="paragraph" w:styleId="8">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9">
    <w:name w:val="toc 2"/>
    <w:basedOn w:val="1"/>
    <w:next w:val="1"/>
    <w:qFormat/>
    <w:uiPriority w:val="0"/>
    <w:pPr>
      <w:ind w:left="420" w:leftChars="200"/>
    </w:pPr>
    <w:rPr>
      <w:rFonts w:ascii="Times New Roman" w:hAnsi="Times New Roman" w:eastAsia="宋体"/>
      <w:sz w:val="30"/>
    </w:rPr>
  </w:style>
  <w:style w:type="paragraph" w:styleId="10">
    <w:name w:val="Normal (Web)"/>
    <w:basedOn w:val="1"/>
    <w:qFormat/>
    <w:uiPriority w:val="0"/>
    <w:rPr>
      <w:sz w:val="24"/>
    </w:rPr>
  </w:style>
  <w:style w:type="table" w:styleId="12">
    <w:name w:val="Table Grid"/>
    <w:basedOn w:val="11"/>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4">
    <w:name w:val="page number"/>
    <w:qFormat/>
    <w:uiPriority w:val="0"/>
    <w:rPr>
      <w:rFonts w:ascii="Times New Roman" w:hAnsi="Times New Roman" w:eastAsia="宋体" w:cs="Simplified Arabic"/>
      <w:sz w:val="24"/>
      <w:szCs w:val="24"/>
      <w:lang w:val="en-GB" w:bidi="ar-AE"/>
    </w:rPr>
  </w:style>
  <w:style w:type="paragraph" w:customStyle="1" w:styleId="15">
    <w:name w:val="名称2"/>
    <w:basedOn w:val="16"/>
    <w:qFormat/>
    <w:uiPriority w:val="0"/>
    <w:pPr>
      <w:spacing w:after="312" w:afterLines="100"/>
    </w:pPr>
    <w:rPr>
      <w:b w:val="0"/>
      <w:sz w:val="20"/>
    </w:rPr>
  </w:style>
  <w:style w:type="paragraph" w:customStyle="1" w:styleId="16">
    <w:name w:val="名称"/>
    <w:basedOn w:val="1"/>
    <w:qFormat/>
    <w:uiPriority w:val="0"/>
    <w:pPr>
      <w:jc w:val="center"/>
    </w:pPr>
    <w:rPr>
      <w:b/>
      <w:kern w:val="0"/>
      <w:sz w:val="44"/>
      <w:szCs w:val="20"/>
    </w:rPr>
  </w:style>
  <w:style w:type="character" w:customStyle="1" w:styleId="17">
    <w:name w:val="页眉 字符"/>
    <w:basedOn w:val="13"/>
    <w:link w:val="8"/>
    <w:qFormat/>
    <w:uiPriority w:val="0"/>
    <w:rPr>
      <w:rFonts w:ascii="Times New Roman" w:hAnsi="Times New Roman" w:eastAsia="宋体" w:cs="Times New Roman"/>
      <w:kern w:val="2"/>
      <w:sz w:val="18"/>
      <w:szCs w:val="18"/>
    </w:rPr>
  </w:style>
  <w:style w:type="character" w:customStyle="1" w:styleId="18">
    <w:name w:val="页脚 字符"/>
    <w:basedOn w:val="13"/>
    <w:link w:val="7"/>
    <w:qFormat/>
    <w:uiPriority w:val="0"/>
    <w:rPr>
      <w:rFonts w:ascii="Times New Roman" w:hAnsi="Times New Roman" w:eastAsia="宋体" w:cs="Times New Roman"/>
      <w:kern w:val="2"/>
      <w:sz w:val="18"/>
      <w:szCs w:val="18"/>
    </w:rPr>
  </w:style>
  <w:style w:type="character" w:customStyle="1" w:styleId="19">
    <w:name w:val="正文文本 字符"/>
    <w:basedOn w:val="13"/>
    <w:link w:val="5"/>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7"/>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1935</Words>
  <Characters>2112</Characters>
  <Lines>1</Lines>
  <Paragraphs>1</Paragraphs>
  <TotalTime>7</TotalTime>
  <ScaleCrop>false</ScaleCrop>
  <LinksUpToDate>false</LinksUpToDate>
  <CharactersWithSpaces>2236</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2023-02-28T01:34:00Z</dcterms:created>
  <dc:creator>张斌（反垄断处）</dc:creator>
  <cp:lastModifiedBy>scj</cp:lastModifiedBy>
  <cp:lastPrinted>2024-04-06T17:34:00Z</cp:lastPrinted>
  <dcterms:modified xsi:type="dcterms:W3CDTF">2025-03-07T11:29:28Z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A00589117B741E1E3D26C86769E7025F</vt:lpwstr>
  </property>
  <property fmtid="{D5CDD505-2E9C-101B-9397-08002B2CF9AE}" pid="4" name="KSOTemplateDocerSaveRecord">
    <vt:lpwstr>eyJoZGlkIjoiNDQzMGY5ZWI0OWM3ZDY2ZDVhMWJmNzNkNjA0OTkyOWYiLCJ1c2VySWQiOiIzNzgxNDI0MDcifQ==</vt:lpwstr>
  </property>
</Properties>
</file>