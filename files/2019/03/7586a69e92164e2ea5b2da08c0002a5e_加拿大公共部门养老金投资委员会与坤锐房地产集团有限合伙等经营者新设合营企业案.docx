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F96D88" w:rsidRDefault="00094095" w:rsidP="00094095">
      <w:pPr>
        <w:spacing w:line="440" w:lineRule="exact"/>
        <w:jc w:val="center"/>
        <w:rPr>
          <w:rFonts w:ascii="仿宋" w:eastAsia="仿宋" w:hAnsi="仿宋" w:cs="Arial"/>
          <w:sz w:val="30"/>
          <w:szCs w:val="30"/>
        </w:rPr>
      </w:pPr>
      <w:r w:rsidRPr="00F96D88">
        <w:rPr>
          <w:rFonts w:ascii="仿宋" w:eastAsia="仿宋" w:hAnsi="仿宋" w:cs="Arial"/>
          <w:sz w:val="30"/>
          <w:szCs w:val="30"/>
        </w:rPr>
        <w:t>经营者集中简易案件公示表</w:t>
      </w:r>
    </w:p>
    <w:p w:rsidR="00094095" w:rsidRPr="00F96D88" w:rsidRDefault="00094095" w:rsidP="00094095">
      <w:pPr>
        <w:spacing w:line="440" w:lineRule="exact"/>
        <w:ind w:firstLineChars="302" w:firstLine="846"/>
        <w:rPr>
          <w:rFonts w:ascii="仿宋" w:eastAsia="仿宋" w:hAnsi="仿宋"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F96D88" w:rsidTr="002F2D60">
        <w:tc>
          <w:tcPr>
            <w:tcW w:w="1809" w:type="dxa"/>
            <w:shd w:val="clear" w:color="auto" w:fill="D9D9D9"/>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案件名称</w:t>
            </w:r>
          </w:p>
        </w:tc>
        <w:tc>
          <w:tcPr>
            <w:tcW w:w="6949" w:type="dxa"/>
            <w:gridSpan w:val="2"/>
          </w:tcPr>
          <w:p w:rsidR="00094095" w:rsidRPr="00F96D88" w:rsidRDefault="0012576C" w:rsidP="00DE654F">
            <w:pPr>
              <w:spacing w:line="500" w:lineRule="exact"/>
              <w:rPr>
                <w:rFonts w:ascii="仿宋" w:eastAsia="仿宋" w:hAnsi="仿宋" w:cs="Arial"/>
                <w:sz w:val="28"/>
                <w:szCs w:val="28"/>
              </w:rPr>
            </w:pPr>
            <w:r w:rsidRPr="00F96D88">
              <w:rPr>
                <w:rFonts w:ascii="仿宋" w:eastAsia="仿宋" w:hAnsi="仿宋" w:cs="Arial" w:hint="eastAsia"/>
                <w:sz w:val="28"/>
                <w:szCs w:val="28"/>
              </w:rPr>
              <w:t>加拿大公共部门养老金投资委员会</w:t>
            </w:r>
            <w:proofErr w:type="gramStart"/>
            <w:ins w:id="0" w:author="user" w:date="2019-03-26T11:00:00Z">
              <w:r w:rsidR="00DE654F">
                <w:rPr>
                  <w:rFonts w:ascii="仿宋" w:eastAsia="仿宋" w:hAnsi="仿宋" w:cs="Arial" w:hint="eastAsia"/>
                  <w:sz w:val="28"/>
                  <w:szCs w:val="28"/>
                </w:rPr>
                <w:t>与</w:t>
              </w:r>
            </w:ins>
            <w:r w:rsidRPr="00F96D88">
              <w:rPr>
                <w:rFonts w:ascii="仿宋" w:eastAsia="仿宋" w:hAnsi="仿宋" w:cs="Arial" w:hint="eastAsia"/>
                <w:sz w:val="28"/>
                <w:szCs w:val="28"/>
              </w:rPr>
              <w:t>坤锐房地产</w:t>
            </w:r>
            <w:proofErr w:type="gramEnd"/>
            <w:r w:rsidRPr="00F96D88">
              <w:rPr>
                <w:rFonts w:ascii="仿宋" w:eastAsia="仿宋" w:hAnsi="仿宋" w:cs="Arial" w:hint="eastAsia"/>
                <w:sz w:val="28"/>
                <w:szCs w:val="28"/>
              </w:rPr>
              <w:t>集团有限合伙</w:t>
            </w:r>
            <w:r w:rsidR="006B42D5" w:rsidRPr="00F96D88">
              <w:rPr>
                <w:rFonts w:ascii="仿宋" w:eastAsia="仿宋" w:hAnsi="仿宋" w:cs="Arial" w:hint="eastAsia"/>
                <w:sz w:val="28"/>
                <w:szCs w:val="28"/>
              </w:rPr>
              <w:t>等经营者新设合营企业</w:t>
            </w:r>
            <w:r w:rsidRPr="00F96D88">
              <w:rPr>
                <w:rFonts w:ascii="仿宋" w:eastAsia="仿宋" w:hAnsi="仿宋" w:cs="Arial" w:hint="eastAsia"/>
                <w:sz w:val="28"/>
                <w:szCs w:val="28"/>
              </w:rPr>
              <w:t>案</w:t>
            </w:r>
            <w:r w:rsidR="00C33541" w:rsidRPr="00F96D88">
              <w:rPr>
                <w:rFonts w:ascii="仿宋" w:eastAsia="仿宋" w:hAnsi="仿宋" w:cs="Arial" w:hint="eastAsia"/>
                <w:sz w:val="28"/>
                <w:szCs w:val="28"/>
              </w:rPr>
              <w:t>(“</w:t>
            </w:r>
            <w:r w:rsidR="00C33541" w:rsidRPr="00F96D88">
              <w:rPr>
                <w:rFonts w:ascii="仿宋" w:eastAsia="仿宋" w:hAnsi="仿宋" w:cs="Arial" w:hint="eastAsia"/>
                <w:b/>
                <w:sz w:val="28"/>
                <w:szCs w:val="28"/>
              </w:rPr>
              <w:t>本交易</w:t>
            </w:r>
            <w:r w:rsidR="00C33541" w:rsidRPr="00F96D88">
              <w:rPr>
                <w:rFonts w:ascii="仿宋" w:eastAsia="仿宋" w:hAnsi="仿宋" w:cs="Arial" w:hint="eastAsia"/>
                <w:sz w:val="28"/>
                <w:szCs w:val="28"/>
              </w:rPr>
              <w:t>”)</w:t>
            </w:r>
          </w:p>
        </w:tc>
      </w:tr>
      <w:tr w:rsidR="00094095" w:rsidRPr="00F96D88" w:rsidTr="002F2D60">
        <w:trPr>
          <w:trHeight w:val="993"/>
        </w:trPr>
        <w:tc>
          <w:tcPr>
            <w:tcW w:w="1809" w:type="dxa"/>
            <w:shd w:val="clear" w:color="auto" w:fill="D9D9D9"/>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交易概况（限200字内）</w:t>
            </w:r>
          </w:p>
        </w:tc>
        <w:tc>
          <w:tcPr>
            <w:tcW w:w="6949" w:type="dxa"/>
            <w:gridSpan w:val="2"/>
          </w:tcPr>
          <w:p w:rsidR="00094095" w:rsidRPr="00F96D88" w:rsidRDefault="005C1310" w:rsidP="005767C2">
            <w:pPr>
              <w:spacing w:line="500" w:lineRule="exact"/>
              <w:rPr>
                <w:rFonts w:ascii="仿宋" w:eastAsia="仿宋" w:hAnsi="仿宋" w:cs="Arial"/>
                <w:sz w:val="28"/>
                <w:szCs w:val="28"/>
              </w:rPr>
            </w:pPr>
            <w:r w:rsidRPr="00F96D88">
              <w:rPr>
                <w:rFonts w:ascii="仿宋" w:eastAsia="仿宋" w:hAnsi="仿宋" w:cs="Arial"/>
                <w:sz w:val="28"/>
                <w:szCs w:val="28"/>
              </w:rPr>
              <w:t>本交易涉及</w:t>
            </w:r>
            <w:r w:rsidR="00C33541" w:rsidRPr="00F96D88">
              <w:rPr>
                <w:rFonts w:ascii="仿宋" w:eastAsia="仿宋" w:hAnsi="仿宋" w:cs="Arial" w:hint="eastAsia"/>
                <w:sz w:val="28"/>
                <w:szCs w:val="28"/>
              </w:rPr>
              <w:t>加拿大公共部门养老金投资委员会（“</w:t>
            </w:r>
            <w:r w:rsidR="00C33541" w:rsidRPr="00F96D88">
              <w:rPr>
                <w:rFonts w:ascii="仿宋" w:eastAsia="仿宋" w:hAnsi="仿宋" w:cs="Arial" w:hint="eastAsia"/>
                <w:b/>
                <w:sz w:val="28"/>
                <w:szCs w:val="28"/>
              </w:rPr>
              <w:t>PSPIB</w:t>
            </w:r>
            <w:r w:rsidR="00C33541" w:rsidRPr="00F96D88">
              <w:rPr>
                <w:rFonts w:ascii="仿宋" w:eastAsia="仿宋" w:hAnsi="仿宋" w:cs="Arial" w:hint="eastAsia"/>
                <w:sz w:val="28"/>
                <w:szCs w:val="28"/>
              </w:rPr>
              <w:t>”）</w:t>
            </w:r>
            <w:r w:rsidR="006B42D5" w:rsidRPr="00F96D88">
              <w:rPr>
                <w:rFonts w:ascii="仿宋" w:eastAsia="仿宋" w:hAnsi="仿宋" w:cs="Arial" w:hint="eastAsia"/>
                <w:sz w:val="28"/>
                <w:szCs w:val="28"/>
              </w:rPr>
              <w:t>、</w:t>
            </w:r>
            <w:proofErr w:type="gramStart"/>
            <w:r w:rsidR="00C33541" w:rsidRPr="00F96D88">
              <w:rPr>
                <w:rFonts w:ascii="仿宋" w:eastAsia="仿宋" w:hAnsi="仿宋" w:cs="Arial" w:hint="eastAsia"/>
                <w:sz w:val="28"/>
                <w:szCs w:val="28"/>
              </w:rPr>
              <w:t>坤锐房地产</w:t>
            </w:r>
            <w:proofErr w:type="gramEnd"/>
            <w:r w:rsidR="00C33541" w:rsidRPr="00F96D88">
              <w:rPr>
                <w:rFonts w:ascii="仿宋" w:eastAsia="仿宋" w:hAnsi="仿宋" w:cs="Arial" w:hint="eastAsia"/>
                <w:sz w:val="28"/>
                <w:szCs w:val="28"/>
              </w:rPr>
              <w:t>集团有限合伙（“</w:t>
            </w:r>
            <w:r w:rsidR="00C33541" w:rsidRPr="00F96D88">
              <w:rPr>
                <w:rFonts w:ascii="仿宋" w:eastAsia="仿宋" w:hAnsi="仿宋" w:cs="Arial" w:hint="eastAsia"/>
                <w:b/>
                <w:sz w:val="28"/>
                <w:szCs w:val="28"/>
              </w:rPr>
              <w:t>坤锐</w:t>
            </w:r>
            <w:r w:rsidR="00C33541" w:rsidRPr="00F96D88">
              <w:rPr>
                <w:rFonts w:ascii="仿宋" w:eastAsia="仿宋" w:hAnsi="仿宋" w:cs="Arial" w:hint="eastAsia"/>
                <w:sz w:val="28"/>
                <w:szCs w:val="28"/>
              </w:rPr>
              <w:t>”）</w:t>
            </w:r>
            <w:r w:rsidR="006B42D5" w:rsidRPr="00F96D88">
              <w:rPr>
                <w:rFonts w:ascii="仿宋" w:eastAsia="仿宋" w:hAnsi="仿宋" w:cs="Arial" w:hint="eastAsia"/>
                <w:sz w:val="28"/>
                <w:szCs w:val="28"/>
              </w:rPr>
              <w:t>和西田英国不动产投资信托有限公司（“</w:t>
            </w:r>
            <w:r w:rsidR="006B42D5" w:rsidRPr="00F96D88">
              <w:rPr>
                <w:rFonts w:ascii="仿宋" w:eastAsia="仿宋" w:hAnsi="仿宋" w:cs="Arial" w:hint="eastAsia"/>
                <w:b/>
                <w:sz w:val="28"/>
                <w:szCs w:val="28"/>
              </w:rPr>
              <w:t>西田</w:t>
            </w:r>
            <w:r w:rsidR="006B42D5" w:rsidRPr="00F96D88">
              <w:rPr>
                <w:rFonts w:ascii="仿宋" w:eastAsia="仿宋" w:hAnsi="仿宋" w:cs="Arial" w:hint="eastAsia"/>
                <w:sz w:val="28"/>
                <w:szCs w:val="28"/>
              </w:rPr>
              <w:t>”）共同设立</w:t>
            </w:r>
            <w:r w:rsidRPr="00F96D88">
              <w:rPr>
                <w:rFonts w:ascii="仿宋" w:eastAsia="仿宋" w:hAnsi="仿宋" w:cs="Arial" w:hint="eastAsia"/>
                <w:sz w:val="28"/>
                <w:szCs w:val="28"/>
              </w:rPr>
              <w:t>Cherry Park地产有限合伙</w:t>
            </w:r>
            <w:r w:rsidRPr="00F96D88">
              <w:rPr>
                <w:rFonts w:ascii="仿宋" w:eastAsia="仿宋" w:hAnsi="仿宋" w:cs="Arial"/>
                <w:sz w:val="28"/>
                <w:szCs w:val="28"/>
              </w:rPr>
              <w:t>（</w:t>
            </w:r>
            <w:r w:rsidRPr="00F96D88">
              <w:rPr>
                <w:rFonts w:ascii="仿宋" w:eastAsia="仿宋" w:hAnsi="仿宋" w:cs="Arial" w:hint="eastAsia"/>
                <w:sz w:val="28"/>
                <w:szCs w:val="28"/>
              </w:rPr>
              <w:t>“</w:t>
            </w:r>
            <w:r w:rsidRPr="00F96D88">
              <w:rPr>
                <w:rFonts w:ascii="仿宋" w:eastAsia="仿宋" w:hAnsi="仿宋" w:cs="Arial" w:hint="eastAsia"/>
                <w:b/>
                <w:sz w:val="28"/>
                <w:szCs w:val="28"/>
              </w:rPr>
              <w:t>合营企业</w:t>
            </w:r>
            <w:r w:rsidRPr="00F96D88">
              <w:rPr>
                <w:rFonts w:ascii="仿宋" w:eastAsia="仿宋" w:hAnsi="仿宋" w:cs="Arial" w:hint="eastAsia"/>
                <w:sz w:val="28"/>
                <w:szCs w:val="28"/>
              </w:rPr>
              <w:t>”</w:t>
            </w:r>
            <w:r w:rsidRPr="00F96D88">
              <w:rPr>
                <w:rFonts w:ascii="仿宋" w:eastAsia="仿宋" w:hAnsi="仿宋" w:cs="Arial"/>
                <w:sz w:val="28"/>
                <w:szCs w:val="28"/>
              </w:rPr>
              <w:t>）</w:t>
            </w:r>
            <w:r w:rsidR="006B42D5" w:rsidRPr="00F96D88">
              <w:rPr>
                <w:rFonts w:ascii="仿宋" w:eastAsia="仿宋" w:hAnsi="仿宋" w:cs="Arial" w:hint="eastAsia"/>
                <w:sz w:val="28"/>
                <w:szCs w:val="28"/>
              </w:rPr>
              <w:t>交易。合营企业将</w:t>
            </w:r>
            <w:r w:rsidR="00AB43D3">
              <w:rPr>
                <w:rFonts w:ascii="仿宋" w:eastAsia="仿宋" w:hAnsi="仿宋" w:cs="Arial" w:hint="eastAsia"/>
                <w:sz w:val="28"/>
                <w:szCs w:val="28"/>
              </w:rPr>
              <w:t>在伦敦</w:t>
            </w:r>
            <w:r w:rsidR="005767C2" w:rsidRPr="00F96D88">
              <w:rPr>
                <w:rFonts w:ascii="仿宋" w:eastAsia="仿宋" w:hAnsi="仿宋" w:cs="Arial" w:hint="eastAsia"/>
                <w:sz w:val="28"/>
                <w:szCs w:val="28"/>
              </w:rPr>
              <w:t>从事住宅地产业务</w:t>
            </w:r>
            <w:r w:rsidR="006B42D5" w:rsidRPr="00F96D88">
              <w:rPr>
                <w:rFonts w:ascii="仿宋" w:eastAsia="仿宋" w:hAnsi="仿宋" w:cs="Arial" w:hint="eastAsia"/>
                <w:sz w:val="28"/>
                <w:szCs w:val="28"/>
              </w:rPr>
              <w:t>。</w:t>
            </w:r>
          </w:p>
        </w:tc>
      </w:tr>
      <w:tr w:rsidR="00094095" w:rsidRPr="00F96D88" w:rsidTr="002F2D60">
        <w:trPr>
          <w:trHeight w:val="468"/>
        </w:trPr>
        <w:tc>
          <w:tcPr>
            <w:tcW w:w="1809" w:type="dxa"/>
            <w:vMerge w:val="restart"/>
            <w:shd w:val="clear" w:color="auto" w:fill="D9D9D9"/>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参与集中的经营者简介</w:t>
            </w:r>
          </w:p>
        </w:tc>
        <w:tc>
          <w:tcPr>
            <w:tcW w:w="1796" w:type="dxa"/>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1、</w:t>
            </w:r>
            <w:r w:rsidR="0012576C" w:rsidRPr="00F96D88">
              <w:rPr>
                <w:rFonts w:ascii="仿宋" w:eastAsia="仿宋" w:hAnsi="仿宋" w:cs="Arial" w:hint="eastAsia"/>
                <w:sz w:val="28"/>
                <w:szCs w:val="28"/>
              </w:rPr>
              <w:t>PSPIB</w:t>
            </w:r>
          </w:p>
        </w:tc>
        <w:tc>
          <w:tcPr>
            <w:tcW w:w="5153" w:type="dxa"/>
          </w:tcPr>
          <w:p w:rsidR="00094095" w:rsidRPr="00F96D88" w:rsidRDefault="008865DD" w:rsidP="002F2D60">
            <w:pPr>
              <w:spacing w:line="500" w:lineRule="exact"/>
              <w:rPr>
                <w:rFonts w:ascii="仿宋" w:eastAsia="仿宋" w:hAnsi="仿宋" w:cs="Arial"/>
                <w:sz w:val="28"/>
                <w:szCs w:val="28"/>
              </w:rPr>
            </w:pPr>
            <w:r w:rsidRPr="00F96D88">
              <w:rPr>
                <w:rFonts w:ascii="仿宋" w:eastAsia="仿宋" w:hAnsi="仿宋" w:cs="Arial" w:hint="eastAsia"/>
                <w:sz w:val="28"/>
                <w:szCs w:val="28"/>
              </w:rPr>
              <w:t>PSPIB是一家1999年由加拿大国会设立的加拿大皇家公司。PSPIB在全球范围内管理着多</w:t>
            </w:r>
            <w:bookmarkStart w:id="1" w:name="_GoBack"/>
            <w:bookmarkEnd w:id="1"/>
            <w:r w:rsidRPr="00F96D88">
              <w:rPr>
                <w:rFonts w:ascii="仿宋" w:eastAsia="仿宋" w:hAnsi="仿宋" w:cs="Arial" w:hint="eastAsia"/>
                <w:sz w:val="28"/>
                <w:szCs w:val="28"/>
              </w:rPr>
              <w:t>样化的投资组合，包括股票，债券和其他固定收益证券，以及私募股权、房地产、基础设施、自然资源和私人债务。</w:t>
            </w:r>
          </w:p>
        </w:tc>
      </w:tr>
      <w:tr w:rsidR="00094095" w:rsidRPr="00F96D88" w:rsidTr="002F2D60">
        <w:trPr>
          <w:trHeight w:val="404"/>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1796" w:type="dxa"/>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2、</w:t>
            </w:r>
            <w:proofErr w:type="gramStart"/>
            <w:r w:rsidR="0012576C" w:rsidRPr="00F96D88">
              <w:rPr>
                <w:rFonts w:ascii="仿宋" w:eastAsia="仿宋" w:hAnsi="仿宋" w:cs="Arial" w:hint="eastAsia"/>
                <w:sz w:val="28"/>
                <w:szCs w:val="28"/>
              </w:rPr>
              <w:t>坤锐</w:t>
            </w:r>
            <w:proofErr w:type="gramEnd"/>
          </w:p>
        </w:tc>
        <w:tc>
          <w:tcPr>
            <w:tcW w:w="5153" w:type="dxa"/>
          </w:tcPr>
          <w:p w:rsidR="00094095" w:rsidRPr="00F96D88" w:rsidRDefault="00BC0723" w:rsidP="00BC0723">
            <w:pPr>
              <w:spacing w:line="500" w:lineRule="exact"/>
              <w:rPr>
                <w:rFonts w:ascii="仿宋" w:eastAsia="仿宋" w:hAnsi="仿宋" w:cs="Arial"/>
                <w:sz w:val="28"/>
                <w:szCs w:val="28"/>
              </w:rPr>
            </w:pPr>
            <w:proofErr w:type="gramStart"/>
            <w:r w:rsidRPr="00F96D88">
              <w:rPr>
                <w:rFonts w:ascii="仿宋" w:eastAsia="仿宋" w:hAnsi="仿宋" w:cs="Arial" w:hint="eastAsia"/>
                <w:sz w:val="28"/>
                <w:szCs w:val="28"/>
              </w:rPr>
              <w:t>坤锐是</w:t>
            </w:r>
            <w:proofErr w:type="gramEnd"/>
            <w:r w:rsidRPr="00F96D88">
              <w:rPr>
                <w:rFonts w:ascii="仿宋" w:eastAsia="仿宋" w:hAnsi="仿宋" w:cs="Arial" w:hint="eastAsia"/>
                <w:sz w:val="28"/>
                <w:szCs w:val="28"/>
              </w:rPr>
              <w:t>一家根据加拿大马尼托巴省法律成立的加拿大有限合伙企业，是由不列颠哥伦比亚投资管理公司间接所有并控制的房地产资产和物业管理公司。</w:t>
            </w:r>
          </w:p>
        </w:tc>
      </w:tr>
      <w:tr w:rsidR="00094095" w:rsidRPr="00F96D88" w:rsidTr="002F2D60">
        <w:trPr>
          <w:trHeight w:val="404"/>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1796" w:type="dxa"/>
          </w:tcPr>
          <w:p w:rsidR="00094095" w:rsidRPr="00F96D88" w:rsidRDefault="0012576C" w:rsidP="006B42D5">
            <w:pPr>
              <w:spacing w:line="500" w:lineRule="exact"/>
              <w:rPr>
                <w:rFonts w:ascii="仿宋" w:eastAsia="仿宋" w:hAnsi="仿宋" w:cs="Arial"/>
                <w:sz w:val="28"/>
                <w:szCs w:val="28"/>
              </w:rPr>
            </w:pPr>
            <w:r w:rsidRPr="00F96D88">
              <w:rPr>
                <w:rFonts w:ascii="仿宋" w:eastAsia="仿宋" w:hAnsi="仿宋" w:cs="Arial" w:hint="eastAsia"/>
                <w:sz w:val="28"/>
                <w:szCs w:val="28"/>
              </w:rPr>
              <w:t>3、西田</w:t>
            </w:r>
          </w:p>
        </w:tc>
        <w:tc>
          <w:tcPr>
            <w:tcW w:w="5153" w:type="dxa"/>
          </w:tcPr>
          <w:p w:rsidR="00094095" w:rsidRPr="00F96D88" w:rsidRDefault="008B1544" w:rsidP="005C1310">
            <w:pPr>
              <w:spacing w:line="500" w:lineRule="exact"/>
              <w:rPr>
                <w:rFonts w:ascii="仿宋" w:eastAsia="仿宋" w:hAnsi="仿宋" w:cs="Arial"/>
                <w:sz w:val="28"/>
                <w:szCs w:val="28"/>
              </w:rPr>
            </w:pPr>
            <w:r w:rsidRPr="00F96D88">
              <w:rPr>
                <w:rFonts w:ascii="仿宋" w:eastAsia="仿宋" w:hAnsi="仿宋" w:cs="Arial" w:hint="eastAsia"/>
                <w:sz w:val="28"/>
                <w:szCs w:val="28"/>
              </w:rPr>
              <w:t>西田</w:t>
            </w:r>
            <w:r w:rsidR="005C1310" w:rsidRPr="00F96D88">
              <w:rPr>
                <w:rFonts w:ascii="仿宋" w:eastAsia="仿宋" w:hAnsi="仿宋" w:cs="Arial" w:hint="eastAsia"/>
                <w:sz w:val="28"/>
                <w:szCs w:val="28"/>
              </w:rPr>
              <w:t>是</w:t>
            </w:r>
            <w:r w:rsidR="006B42D5" w:rsidRPr="00F96D88">
              <w:rPr>
                <w:rFonts w:ascii="仿宋" w:eastAsia="仿宋" w:hAnsi="仿宋" w:cs="Arial" w:hint="eastAsia"/>
                <w:sz w:val="28"/>
                <w:szCs w:val="28"/>
              </w:rPr>
              <w:t>尤</w:t>
            </w:r>
            <w:proofErr w:type="gramStart"/>
            <w:r w:rsidR="006B42D5" w:rsidRPr="00F96D88">
              <w:rPr>
                <w:rFonts w:ascii="仿宋" w:eastAsia="仿宋" w:hAnsi="仿宋" w:cs="Arial" w:hint="eastAsia"/>
                <w:sz w:val="28"/>
                <w:szCs w:val="28"/>
              </w:rPr>
              <w:t>尼百-</w:t>
            </w:r>
            <w:proofErr w:type="gramEnd"/>
            <w:r w:rsidR="006B42D5" w:rsidRPr="00F96D88">
              <w:rPr>
                <w:rFonts w:ascii="仿宋" w:eastAsia="仿宋" w:hAnsi="仿宋" w:cs="Arial" w:hint="eastAsia"/>
                <w:sz w:val="28"/>
                <w:szCs w:val="28"/>
              </w:rPr>
              <w:t>洛当科-西</w:t>
            </w:r>
            <w:proofErr w:type="gramStart"/>
            <w:r w:rsidR="006B42D5" w:rsidRPr="00F96D88">
              <w:rPr>
                <w:rFonts w:ascii="仿宋" w:eastAsia="仿宋" w:hAnsi="仿宋" w:cs="Arial" w:hint="eastAsia"/>
                <w:sz w:val="28"/>
                <w:szCs w:val="28"/>
              </w:rPr>
              <w:t>田</w:t>
            </w:r>
            <w:r w:rsidR="005C1310" w:rsidRPr="00F96D88">
              <w:rPr>
                <w:rFonts w:ascii="仿宋" w:eastAsia="仿宋" w:hAnsi="仿宋" w:cs="Arial" w:hint="eastAsia"/>
                <w:sz w:val="28"/>
                <w:szCs w:val="28"/>
              </w:rPr>
              <w:t>集团</w:t>
            </w:r>
            <w:proofErr w:type="gramEnd"/>
            <w:r w:rsidR="005C1310" w:rsidRPr="00F96D88">
              <w:rPr>
                <w:rFonts w:ascii="仿宋" w:eastAsia="仿宋" w:hAnsi="仿宋" w:cs="Arial" w:hint="eastAsia"/>
                <w:sz w:val="28"/>
                <w:szCs w:val="28"/>
              </w:rPr>
              <w:t>内的一家控股公司。</w:t>
            </w:r>
            <w:r w:rsidR="006B42D5" w:rsidRPr="00F96D88">
              <w:rPr>
                <w:rFonts w:ascii="仿宋" w:eastAsia="仿宋" w:hAnsi="仿宋" w:cs="Arial" w:hint="eastAsia"/>
                <w:sz w:val="28"/>
                <w:szCs w:val="28"/>
              </w:rPr>
              <w:t>尤</w:t>
            </w:r>
            <w:proofErr w:type="gramStart"/>
            <w:r w:rsidR="006B42D5" w:rsidRPr="00F96D88">
              <w:rPr>
                <w:rFonts w:ascii="仿宋" w:eastAsia="仿宋" w:hAnsi="仿宋" w:cs="Arial" w:hint="eastAsia"/>
                <w:sz w:val="28"/>
                <w:szCs w:val="28"/>
              </w:rPr>
              <w:t>尼百-</w:t>
            </w:r>
            <w:proofErr w:type="gramEnd"/>
            <w:r w:rsidR="006B42D5" w:rsidRPr="00F96D88">
              <w:rPr>
                <w:rFonts w:ascii="仿宋" w:eastAsia="仿宋" w:hAnsi="仿宋" w:cs="Arial" w:hint="eastAsia"/>
                <w:sz w:val="28"/>
                <w:szCs w:val="28"/>
              </w:rPr>
              <w:t>洛当科-西</w:t>
            </w:r>
            <w:proofErr w:type="gramStart"/>
            <w:r w:rsidR="006B42D5" w:rsidRPr="00F96D88">
              <w:rPr>
                <w:rFonts w:ascii="仿宋" w:eastAsia="仿宋" w:hAnsi="仿宋" w:cs="Arial" w:hint="eastAsia"/>
                <w:sz w:val="28"/>
                <w:szCs w:val="28"/>
              </w:rPr>
              <w:t>田集团</w:t>
            </w:r>
            <w:proofErr w:type="gramEnd"/>
            <w:r w:rsidR="008865DD" w:rsidRPr="00F96D88">
              <w:rPr>
                <w:rFonts w:ascii="仿宋" w:eastAsia="仿宋" w:hAnsi="仿宋" w:cs="Arial" w:hint="eastAsia"/>
                <w:sz w:val="28"/>
                <w:szCs w:val="28"/>
              </w:rPr>
              <w:t>专门在欧洲主要首都城市及美国持有、开发并管理高档购物中心，并在美国持</w:t>
            </w:r>
            <w:r w:rsidR="005C1310" w:rsidRPr="00F96D88">
              <w:rPr>
                <w:rFonts w:ascii="仿宋" w:eastAsia="仿宋" w:hAnsi="仿宋" w:cs="Arial" w:hint="eastAsia"/>
                <w:sz w:val="28"/>
                <w:szCs w:val="28"/>
              </w:rPr>
              <w:t>有、开发和管理机场零售设施，此外还在巴黎地区持有、开发并管理优质</w:t>
            </w:r>
            <w:r w:rsidR="008865DD" w:rsidRPr="00F96D88">
              <w:rPr>
                <w:rFonts w:ascii="仿宋" w:eastAsia="仿宋" w:hAnsi="仿宋" w:cs="Arial" w:hint="eastAsia"/>
                <w:sz w:val="28"/>
                <w:szCs w:val="28"/>
              </w:rPr>
              <w:t>写字楼和大型会展中心。</w:t>
            </w:r>
          </w:p>
        </w:tc>
      </w:tr>
      <w:tr w:rsidR="00094095" w:rsidRPr="00F96D88" w:rsidTr="002F2D60">
        <w:trPr>
          <w:trHeight w:val="279"/>
        </w:trPr>
        <w:tc>
          <w:tcPr>
            <w:tcW w:w="1809" w:type="dxa"/>
            <w:vMerge w:val="restart"/>
            <w:shd w:val="clear" w:color="auto" w:fill="D9D9D9"/>
          </w:tcPr>
          <w:p w:rsidR="00094095" w:rsidRPr="00F96D88" w:rsidRDefault="00094095" w:rsidP="00BB2377">
            <w:pPr>
              <w:spacing w:line="500" w:lineRule="exact"/>
              <w:rPr>
                <w:rFonts w:ascii="仿宋" w:eastAsia="仿宋" w:hAnsi="仿宋" w:cs="Arial"/>
                <w:sz w:val="28"/>
                <w:szCs w:val="28"/>
              </w:rPr>
            </w:pPr>
            <w:r w:rsidRPr="00F96D88">
              <w:rPr>
                <w:rFonts w:ascii="仿宋" w:eastAsia="仿宋" w:hAnsi="仿宋" w:cs="Arial"/>
                <w:sz w:val="28"/>
                <w:szCs w:val="28"/>
              </w:rPr>
              <w:t>简易案件理由（</w:t>
            </w:r>
            <w:r w:rsidR="005F167B" w:rsidRPr="00F96D88">
              <w:rPr>
                <w:rFonts w:ascii="仿宋" w:eastAsia="仿宋" w:hAnsi="仿宋" w:cs="Arial"/>
                <w:sz w:val="28"/>
                <w:szCs w:val="28"/>
              </w:rPr>
              <w:t>可以单</w:t>
            </w:r>
            <w:r w:rsidR="005F167B" w:rsidRPr="00F96D88">
              <w:rPr>
                <w:rFonts w:ascii="仿宋" w:eastAsia="仿宋" w:hAnsi="仿宋" w:cs="Arial"/>
                <w:sz w:val="28"/>
                <w:szCs w:val="28"/>
              </w:rPr>
              <w:lastRenderedPageBreak/>
              <w:t>选，也可以多选</w:t>
            </w:r>
            <w:r w:rsidRPr="00F96D88">
              <w:rPr>
                <w:rFonts w:ascii="仿宋" w:eastAsia="仿宋" w:hAnsi="仿宋" w:cs="Arial"/>
                <w:sz w:val="28"/>
                <w:szCs w:val="28"/>
              </w:rPr>
              <w:t>）</w:t>
            </w:r>
          </w:p>
        </w:tc>
        <w:tc>
          <w:tcPr>
            <w:tcW w:w="6949" w:type="dxa"/>
            <w:gridSpan w:val="2"/>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lastRenderedPageBreak/>
              <w:t>□</w:t>
            </w:r>
            <w:r w:rsidR="0012576C" w:rsidRPr="00F96D88">
              <w:rPr>
                <w:rFonts w:ascii="仿宋" w:eastAsia="仿宋" w:hAnsi="仿宋" w:cs="Arial"/>
                <w:sz w:val="28"/>
                <w:szCs w:val="28"/>
              </w:rPr>
              <w:t xml:space="preserve"> </w:t>
            </w:r>
            <w:r w:rsidRPr="00F96D88">
              <w:rPr>
                <w:rFonts w:ascii="仿宋" w:eastAsia="仿宋" w:hAnsi="仿宋" w:cs="Arial"/>
                <w:sz w:val="28"/>
                <w:szCs w:val="28"/>
              </w:rPr>
              <w:t>1、在同一相关市场，所有参与集中的经营者所占市场份额之和小于15%。</w:t>
            </w:r>
          </w:p>
        </w:tc>
      </w:tr>
      <w:tr w:rsidR="00094095" w:rsidRPr="00F96D88" w:rsidTr="002F2D60">
        <w:trPr>
          <w:trHeight w:val="330"/>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6949" w:type="dxa"/>
            <w:gridSpan w:val="2"/>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w:t>
            </w:r>
            <w:r w:rsidR="0012576C" w:rsidRPr="00F96D88">
              <w:rPr>
                <w:rFonts w:ascii="仿宋" w:eastAsia="仿宋" w:hAnsi="仿宋" w:cs="Arial"/>
                <w:sz w:val="28"/>
                <w:szCs w:val="28"/>
              </w:rPr>
              <w:t xml:space="preserve"> </w:t>
            </w:r>
            <w:r w:rsidRPr="00F96D88">
              <w:rPr>
                <w:rFonts w:ascii="仿宋" w:eastAsia="仿宋" w:hAnsi="仿宋" w:cs="Arial"/>
                <w:sz w:val="28"/>
                <w:szCs w:val="28"/>
              </w:rPr>
              <w:t>2、存在上下游关系的参与集中的经营者，在上下游市场所占的市场份额均小于25%。</w:t>
            </w:r>
          </w:p>
        </w:tc>
      </w:tr>
      <w:tr w:rsidR="00094095" w:rsidRPr="00F96D88" w:rsidTr="002F2D60">
        <w:trPr>
          <w:trHeight w:val="285"/>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6949" w:type="dxa"/>
            <w:gridSpan w:val="2"/>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w:t>
            </w:r>
            <w:r w:rsidR="0012576C" w:rsidRPr="00F96D88">
              <w:rPr>
                <w:rFonts w:ascii="仿宋" w:eastAsia="仿宋" w:hAnsi="仿宋" w:cs="Arial"/>
                <w:sz w:val="28"/>
                <w:szCs w:val="28"/>
              </w:rPr>
              <w:t xml:space="preserve"> </w:t>
            </w:r>
            <w:r w:rsidRPr="00F96D88">
              <w:rPr>
                <w:rFonts w:ascii="仿宋" w:eastAsia="仿宋" w:hAnsi="仿宋" w:cs="Arial"/>
                <w:sz w:val="28"/>
                <w:szCs w:val="28"/>
              </w:rPr>
              <w:t>3、不在同一相关市场、也不存在上下游关系的参与集中的经营者，在与交易有关的每个市场所占的份额均小于25%。</w:t>
            </w:r>
          </w:p>
        </w:tc>
      </w:tr>
      <w:tr w:rsidR="00094095" w:rsidRPr="00F96D88" w:rsidTr="002F2D60">
        <w:trPr>
          <w:trHeight w:val="870"/>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6949" w:type="dxa"/>
            <w:gridSpan w:val="2"/>
          </w:tcPr>
          <w:p w:rsidR="00094095" w:rsidRPr="00F96D88" w:rsidRDefault="005767C2" w:rsidP="002F2D60">
            <w:pPr>
              <w:spacing w:line="500" w:lineRule="exact"/>
              <w:rPr>
                <w:rFonts w:ascii="仿宋" w:eastAsia="仿宋" w:hAnsi="仿宋" w:cs="Arial"/>
                <w:sz w:val="28"/>
                <w:szCs w:val="28"/>
              </w:rPr>
            </w:pPr>
            <w:r w:rsidRPr="00F96D88">
              <w:rPr>
                <w:rFonts w:ascii="仿宋" w:eastAsia="仿宋" w:hAnsi="仿宋"/>
                <w:sz w:val="32"/>
                <w:szCs w:val="21"/>
              </w:rPr>
              <w:sym w:font="Wingdings" w:char="F0FE"/>
            </w:r>
            <w:r w:rsidR="0012576C" w:rsidRPr="00F96D88">
              <w:rPr>
                <w:rFonts w:ascii="仿宋" w:eastAsia="仿宋" w:hAnsi="仿宋" w:cs="Arial"/>
                <w:sz w:val="28"/>
                <w:szCs w:val="28"/>
              </w:rPr>
              <w:t xml:space="preserve"> </w:t>
            </w:r>
            <w:r w:rsidR="00094095" w:rsidRPr="00F96D88">
              <w:rPr>
                <w:rFonts w:ascii="仿宋" w:eastAsia="仿宋" w:hAnsi="仿宋" w:cs="Arial"/>
                <w:sz w:val="28"/>
                <w:szCs w:val="28"/>
              </w:rPr>
              <w:t>4、参与集中的经营者在中国境外设立合营企业，合营企业不在中国境内从事经济活动。</w:t>
            </w:r>
          </w:p>
        </w:tc>
      </w:tr>
      <w:tr w:rsidR="00094095" w:rsidRPr="00F96D88" w:rsidTr="002F2D60">
        <w:trPr>
          <w:trHeight w:val="264"/>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6949" w:type="dxa"/>
            <w:gridSpan w:val="2"/>
          </w:tcPr>
          <w:p w:rsidR="00094095" w:rsidRPr="00F96D88" w:rsidRDefault="005767C2" w:rsidP="002F2D60">
            <w:pPr>
              <w:spacing w:line="500" w:lineRule="exact"/>
              <w:rPr>
                <w:rFonts w:ascii="仿宋" w:eastAsia="仿宋" w:hAnsi="仿宋" w:cs="Arial"/>
                <w:sz w:val="28"/>
                <w:szCs w:val="28"/>
              </w:rPr>
            </w:pPr>
            <w:r w:rsidRPr="00F96D88">
              <w:rPr>
                <w:rFonts w:ascii="仿宋" w:eastAsia="仿宋" w:hAnsi="仿宋" w:cs="Arial"/>
                <w:sz w:val="28"/>
                <w:szCs w:val="28"/>
              </w:rPr>
              <w:t>□</w:t>
            </w:r>
            <w:r w:rsidR="0012576C" w:rsidRPr="00F96D88">
              <w:rPr>
                <w:rFonts w:ascii="仿宋" w:eastAsia="仿宋" w:hAnsi="仿宋"/>
                <w:szCs w:val="21"/>
              </w:rPr>
              <w:t xml:space="preserve"> </w:t>
            </w:r>
            <w:r w:rsidR="00094095" w:rsidRPr="00F96D88">
              <w:rPr>
                <w:rFonts w:ascii="仿宋" w:eastAsia="仿宋" w:hAnsi="仿宋" w:cs="Arial"/>
                <w:sz w:val="28"/>
                <w:szCs w:val="28"/>
              </w:rPr>
              <w:t>5、参与集中的经营者收购境外企业股权或资产的，该境外企业不在中国境内从事经济活动。</w:t>
            </w:r>
          </w:p>
        </w:tc>
      </w:tr>
      <w:tr w:rsidR="00094095" w:rsidRPr="00F96D88" w:rsidTr="002F2D60">
        <w:trPr>
          <w:trHeight w:val="345"/>
        </w:trPr>
        <w:tc>
          <w:tcPr>
            <w:tcW w:w="1809" w:type="dxa"/>
            <w:vMerge/>
            <w:shd w:val="clear" w:color="auto" w:fill="D9D9D9"/>
          </w:tcPr>
          <w:p w:rsidR="00094095" w:rsidRPr="00F96D88" w:rsidRDefault="00094095" w:rsidP="002F2D60">
            <w:pPr>
              <w:spacing w:line="500" w:lineRule="exact"/>
              <w:rPr>
                <w:rFonts w:ascii="仿宋" w:eastAsia="仿宋" w:hAnsi="仿宋" w:cs="Arial"/>
                <w:sz w:val="28"/>
                <w:szCs w:val="28"/>
              </w:rPr>
            </w:pPr>
          </w:p>
        </w:tc>
        <w:tc>
          <w:tcPr>
            <w:tcW w:w="6949" w:type="dxa"/>
            <w:gridSpan w:val="2"/>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w:t>
            </w:r>
            <w:r w:rsidR="0012576C" w:rsidRPr="00F96D88">
              <w:rPr>
                <w:rFonts w:ascii="仿宋" w:eastAsia="仿宋" w:hAnsi="仿宋" w:cs="Arial"/>
                <w:sz w:val="28"/>
                <w:szCs w:val="28"/>
              </w:rPr>
              <w:t xml:space="preserve"> </w:t>
            </w:r>
            <w:r w:rsidRPr="00F96D88">
              <w:rPr>
                <w:rFonts w:ascii="仿宋" w:eastAsia="仿宋" w:hAnsi="仿宋" w:cs="Arial"/>
                <w:sz w:val="28"/>
                <w:szCs w:val="28"/>
              </w:rPr>
              <w:t>6、由两个以上的经营者共同控制的合营企业，通过集中被其中一个或一个以上经营者控制。</w:t>
            </w:r>
          </w:p>
        </w:tc>
      </w:tr>
      <w:tr w:rsidR="00094095" w:rsidRPr="00F96D88" w:rsidTr="002F2D60">
        <w:tc>
          <w:tcPr>
            <w:tcW w:w="1809" w:type="dxa"/>
            <w:shd w:val="clear" w:color="auto" w:fill="D9D9D9"/>
          </w:tcPr>
          <w:p w:rsidR="00094095" w:rsidRPr="00F96D88" w:rsidRDefault="00094095" w:rsidP="002F2D60">
            <w:pPr>
              <w:spacing w:line="500" w:lineRule="exact"/>
              <w:rPr>
                <w:rFonts w:ascii="仿宋" w:eastAsia="仿宋" w:hAnsi="仿宋" w:cs="Arial"/>
                <w:sz w:val="28"/>
                <w:szCs w:val="28"/>
              </w:rPr>
            </w:pPr>
            <w:r w:rsidRPr="00F96D88">
              <w:rPr>
                <w:rFonts w:ascii="仿宋" w:eastAsia="仿宋" w:hAnsi="仿宋" w:cs="Arial"/>
                <w:sz w:val="28"/>
                <w:szCs w:val="28"/>
              </w:rPr>
              <w:t>备注</w:t>
            </w:r>
          </w:p>
        </w:tc>
        <w:tc>
          <w:tcPr>
            <w:tcW w:w="6949" w:type="dxa"/>
            <w:gridSpan w:val="2"/>
          </w:tcPr>
          <w:p w:rsidR="00094095" w:rsidRPr="00F96D88" w:rsidRDefault="00094095" w:rsidP="002F2D60">
            <w:pPr>
              <w:spacing w:line="500" w:lineRule="exact"/>
              <w:rPr>
                <w:rFonts w:ascii="仿宋" w:eastAsia="仿宋" w:hAnsi="仿宋" w:cs="Arial"/>
                <w:sz w:val="28"/>
                <w:szCs w:val="28"/>
              </w:rPr>
            </w:pPr>
          </w:p>
        </w:tc>
      </w:tr>
    </w:tbl>
    <w:p w:rsidR="00BB2377" w:rsidRPr="00F96D88" w:rsidRDefault="00BB2377" w:rsidP="00BB2377">
      <w:pPr>
        <w:snapToGrid w:val="0"/>
        <w:spacing w:line="240" w:lineRule="exact"/>
        <w:jc w:val="left"/>
        <w:rPr>
          <w:rFonts w:ascii="仿宋" w:eastAsia="仿宋" w:hAnsi="仿宋" w:cs="Arial"/>
          <w:sz w:val="24"/>
          <w:szCs w:val="24"/>
        </w:rPr>
      </w:pPr>
    </w:p>
    <w:p w:rsidR="00F87C1F" w:rsidRPr="00F96D88" w:rsidRDefault="00F87C1F">
      <w:pPr>
        <w:rPr>
          <w:rFonts w:ascii="仿宋" w:eastAsia="仿宋" w:hAnsi="仿宋" w:cs="Arial"/>
        </w:rPr>
      </w:pPr>
    </w:p>
    <w:sectPr w:rsidR="00F87C1F" w:rsidRPr="00F96D88"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3A5" w:rsidRDefault="007F63A5" w:rsidP="00094095">
      <w:r>
        <w:separator/>
      </w:r>
    </w:p>
  </w:endnote>
  <w:endnote w:type="continuationSeparator" w:id="0">
    <w:p w:rsidR="007F63A5" w:rsidRDefault="007F63A5"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3A5" w:rsidRDefault="007F63A5" w:rsidP="00094095">
      <w:r>
        <w:separator/>
      </w:r>
    </w:p>
  </w:footnote>
  <w:footnote w:type="continuationSeparator" w:id="0">
    <w:p w:rsidR="007F63A5" w:rsidRDefault="007F63A5"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32069"/>
    <w:rsid w:val="00094095"/>
    <w:rsid w:val="0012576C"/>
    <w:rsid w:val="001F1835"/>
    <w:rsid w:val="00245776"/>
    <w:rsid w:val="0029549A"/>
    <w:rsid w:val="002A3524"/>
    <w:rsid w:val="002F2D60"/>
    <w:rsid w:val="00307976"/>
    <w:rsid w:val="003211B5"/>
    <w:rsid w:val="00343EDA"/>
    <w:rsid w:val="00462174"/>
    <w:rsid w:val="005767C2"/>
    <w:rsid w:val="005C1310"/>
    <w:rsid w:val="005F167B"/>
    <w:rsid w:val="006806C2"/>
    <w:rsid w:val="006B42D5"/>
    <w:rsid w:val="007F63A5"/>
    <w:rsid w:val="008865DD"/>
    <w:rsid w:val="008B1544"/>
    <w:rsid w:val="008D1518"/>
    <w:rsid w:val="00916245"/>
    <w:rsid w:val="009651B7"/>
    <w:rsid w:val="00AB43D3"/>
    <w:rsid w:val="00AB6C08"/>
    <w:rsid w:val="00B2376F"/>
    <w:rsid w:val="00B6727C"/>
    <w:rsid w:val="00B955F5"/>
    <w:rsid w:val="00BA0750"/>
    <w:rsid w:val="00BB2377"/>
    <w:rsid w:val="00BC0723"/>
    <w:rsid w:val="00C33541"/>
    <w:rsid w:val="00C35C51"/>
    <w:rsid w:val="00C9068E"/>
    <w:rsid w:val="00D21777"/>
    <w:rsid w:val="00D95713"/>
    <w:rsid w:val="00DE654F"/>
    <w:rsid w:val="00E677B7"/>
    <w:rsid w:val="00ED21B1"/>
    <w:rsid w:val="00EF4531"/>
    <w:rsid w:val="00F60873"/>
    <w:rsid w:val="00F87C1F"/>
    <w:rsid w:val="00F96D88"/>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GB"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footnote text"/>
    <w:basedOn w:val="a"/>
    <w:link w:val="Char2"/>
    <w:uiPriority w:val="99"/>
    <w:semiHidden/>
    <w:unhideWhenUsed/>
    <w:rsid w:val="005C1310"/>
    <w:rPr>
      <w:sz w:val="20"/>
      <w:szCs w:val="20"/>
    </w:rPr>
  </w:style>
  <w:style w:type="character" w:customStyle="1" w:styleId="Char2">
    <w:name w:val="脚注文本 Char"/>
    <w:basedOn w:val="a0"/>
    <w:link w:val="a8"/>
    <w:uiPriority w:val="99"/>
    <w:semiHidden/>
    <w:rsid w:val="005C1310"/>
    <w:rPr>
      <w:kern w:val="2"/>
      <w:lang w:val="en-US" w:bidi="ar-SA"/>
    </w:rPr>
  </w:style>
  <w:style w:type="character" w:styleId="a9">
    <w:name w:val="footnote reference"/>
    <w:aliases w:val="fr,(NECG) Footnote Reference,EN Footnote Reference,EN Footnote Text,Footnote Reference Number,Footnote Reference_LVL6,Footnote Reference_LVL61,Footnote Reference_LVL62,Footnote Reference_LVL63,Footnote Reference_LVL64,BVI fnr,o,FC,F"/>
    <w:qFormat/>
    <w:rsid w:val="005C131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GB"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footnote text"/>
    <w:basedOn w:val="a"/>
    <w:link w:val="Char2"/>
    <w:uiPriority w:val="99"/>
    <w:semiHidden/>
    <w:unhideWhenUsed/>
    <w:rsid w:val="005C1310"/>
    <w:rPr>
      <w:sz w:val="20"/>
      <w:szCs w:val="20"/>
    </w:rPr>
  </w:style>
  <w:style w:type="character" w:customStyle="1" w:styleId="Char2">
    <w:name w:val="脚注文本 Char"/>
    <w:basedOn w:val="a0"/>
    <w:link w:val="a8"/>
    <w:uiPriority w:val="99"/>
    <w:semiHidden/>
    <w:rsid w:val="005C1310"/>
    <w:rPr>
      <w:kern w:val="2"/>
      <w:lang w:val="en-US" w:bidi="ar-SA"/>
    </w:rPr>
  </w:style>
  <w:style w:type="character" w:styleId="a9">
    <w:name w:val="footnote reference"/>
    <w:aliases w:val="fr,(NECG) Footnote Reference,EN Footnote Reference,EN Footnote Text,Footnote Reference Number,Footnote Reference_LVL6,Footnote Reference_LVL61,Footnote Reference_LVL62,Footnote Reference_LVL63,Footnote Reference_LVL64,BVI fnr,o,FC,F"/>
    <w:qFormat/>
    <w:rsid w:val="005C13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8FC74-77F8-428A-8703-D10B4BEFE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Freshfields Bruckhaus Deringer</Company>
  <LinksUpToDate>false</LinksUpToDate>
  <CharactersWithSpaces>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8</cp:revision>
  <cp:lastPrinted>2014-10-08T02:48:00Z</cp:lastPrinted>
  <dcterms:created xsi:type="dcterms:W3CDTF">2019-03-12T03:44:00Z</dcterms:created>
  <dcterms:modified xsi:type="dcterms:W3CDTF">2019-03-26T03:00:00Z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
  </property>
  <property fmtid="{D5CDD505-2E9C-101B-9397-08002B2CF9AE}" pid="3" name="Version">
    <vt:lpwstr/>
  </property>
  <property fmtid="{D5CDD505-2E9C-101B-9397-08002B2CF9AE}" pid="4" name="Last Modified">
    <vt:lpwstr/>
  </property>
  <property fmtid="{D5CDD505-2E9C-101B-9397-08002B2CF9AE}" pid="5" name="Matter Number">
    <vt:lpwstr/>
  </property>
  <property fmtid="{D5CDD505-2E9C-101B-9397-08002B2CF9AE}" pid="6" name="Client Code">
    <vt:lpwstr/>
  </property>
  <property fmtid="{D5CDD505-2E9C-101B-9397-08002B2CF9AE}" pid="7" name="Mode">
    <vt:lpwstr>Export</vt:lpwstr>
  </property>
  <property fmtid="{D5CDD505-2E9C-101B-9397-08002B2CF9AE}" pid="8" name="DEDocumentLocation">
    <vt:lpwstr>C:\Users\szma\Documents\Copy of Chekhov - Revised Simple Case Public Notice Form_CHN.docx</vt:lpwstr>
  </property>
  <property fmtid="{D5CDD505-2E9C-101B-9397-08002B2CF9AE}" pid="9" name="ObjectID">
    <vt:lpwstr/>
  </property>
</Properties>
</file>