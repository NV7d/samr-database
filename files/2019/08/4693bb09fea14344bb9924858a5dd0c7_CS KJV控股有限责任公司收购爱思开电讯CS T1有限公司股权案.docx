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186123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 w:rsidR="00CB00DF" w:rsidRPr="00186123" w:rsidRDefault="00CB00DF" w:rsidP="00CB00DF">
      <w:pPr>
        <w:spacing w:line="440" w:lineRule="exact"/>
        <w:jc w:val="center"/>
        <w:rPr>
          <w:rFonts w:ascii="Times New Roman" w:hAnsi="Times New Roman"/>
          <w:sz w:val="30"/>
          <w:szCs w:val="30"/>
        </w:rPr>
      </w:pPr>
      <w:r w:rsidRPr="00186123">
        <w:rPr>
          <w:rFonts w:ascii="Times New Roman" w:hAnsi="Times New Roman"/>
          <w:sz w:val="30"/>
          <w:szCs w:val="30"/>
        </w:rPr>
        <w:t>经营者集中简易案件公示表</w:t>
      </w:r>
    </w:p>
    <w:p w:rsidR="00CB00DF" w:rsidRPr="00186123" w:rsidRDefault="00CB00DF" w:rsidP="00B42D28">
      <w:pPr>
        <w:spacing w:line="440" w:lineRule="exact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CB00DF" w:rsidRPr="00186123" w:rsidTr="00CB00DF">
        <w:tc>
          <w:tcPr>
            <w:tcW w:w="1809" w:type="dxa"/>
            <w:shd w:val="clear" w:color="auto" w:fill="D9D9D9"/>
            <w:vAlign w:val="center"/>
          </w:tcPr>
          <w:p w:rsidR="00CB00DF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186123" w:rsidRDefault="006856A4" w:rsidP="009648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CS KJV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控股有限责任公司收购</w:t>
            </w:r>
            <w:proofErr w:type="gramStart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爱思开电讯</w:t>
            </w:r>
            <w:proofErr w:type="gramEnd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CS T1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有限公司股权案</w:t>
            </w:r>
          </w:p>
        </w:tc>
      </w:tr>
      <w:tr w:rsidR="00CB00DF" w:rsidRPr="00186123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CB00DF" w:rsidRPr="00186123" w:rsidRDefault="00794EBD" w:rsidP="00186123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爱思开电讯</w:t>
            </w:r>
            <w:proofErr w:type="gramEnd"/>
            <w:r w:rsidR="001861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有限公司（“</w:t>
            </w:r>
            <w:r w:rsidR="00186123" w:rsidRPr="0018612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爱思开电讯</w:t>
            </w:r>
            <w:r w:rsidR="001861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将通过非现金投资的方式，将其当前电子竞技业务分拆</w:t>
            </w:r>
            <w:proofErr w:type="gramStart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至</w:t>
            </w:r>
            <w:r w:rsidR="00186123" w:rsidRPr="001861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爱思开电讯</w:t>
            </w:r>
            <w:proofErr w:type="gramEnd"/>
            <w:r w:rsidR="00186123" w:rsidRPr="001861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CS T1</w:t>
            </w:r>
            <w:r w:rsidR="00186123" w:rsidRPr="001861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="001861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186123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="001861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。康卡斯特</w:t>
            </w:r>
            <w:r w:rsidR="001861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="00E5696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E56962" w:rsidRPr="00E56962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康卡斯特</w:t>
            </w:r>
            <w:r w:rsidR="00E56962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（通过</w:t>
            </w:r>
            <w:r w:rsidR="00186123"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CS KJV</w:t>
            </w:r>
            <w:r w:rsidR="00186123"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控股有限责任公司</w:t>
            </w:r>
            <w:r w:rsidR="007C5F4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7C5F47" w:rsidRPr="007C5F47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CS KJV</w:t>
            </w:r>
            <w:r w:rsidR="007C5F47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）和高原资本</w:t>
            </w:r>
            <w:r w:rsidR="004B79C9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管理有限合伙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（通过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US Gaming</w:t>
            </w:r>
            <w:r w:rsidR="00186123" w:rsidRPr="0018612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有限责任公司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）将分别以现金出资目标公司</w:t>
            </w:r>
            <w:r w:rsidR="0019705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的新发行股份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365B43" w:rsidRPr="00365B4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交割完成后，</w:t>
            </w:r>
            <w:proofErr w:type="gramStart"/>
            <w:r w:rsidR="00365B43" w:rsidRPr="00365B4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爱思开电讯</w:t>
            </w:r>
            <w:proofErr w:type="gramEnd"/>
            <w:r w:rsidR="00365B43" w:rsidRPr="00365B4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365B43" w:rsidRPr="00365B4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CS KJV</w:t>
            </w:r>
            <w:r w:rsidR="00365B43" w:rsidRPr="00365B4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365B43" w:rsidRPr="00365B4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US Gaming</w:t>
            </w:r>
            <w:r w:rsidR="00365B43" w:rsidRPr="00365B4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将分别拥有目标公司股权的</w:t>
            </w:r>
            <w:r w:rsidR="00365B43" w:rsidRPr="00365B4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55%</w:t>
            </w:r>
            <w:r w:rsidR="00365B43" w:rsidRPr="00365B4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365B43" w:rsidRPr="00365B4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34%</w:t>
            </w:r>
            <w:r w:rsidR="00365B43" w:rsidRPr="00365B4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365B43" w:rsidRPr="00365B4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11%</w:t>
            </w:r>
            <w:r w:rsidR="00365B43" w:rsidRPr="00365B4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proofErr w:type="gramStart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爱思开电讯</w:t>
            </w:r>
            <w:proofErr w:type="gramEnd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和康卡斯特将共同控制目标公司。</w:t>
            </w:r>
          </w:p>
        </w:tc>
      </w:tr>
      <w:tr w:rsidR="00CB00DF" w:rsidRPr="00186123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186123" w:rsidRDefault="00CB00DF" w:rsidP="009648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gramStart"/>
            <w:r w:rsidR="006856A4"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爱思开电讯</w:t>
            </w:r>
            <w:proofErr w:type="gramEnd"/>
          </w:p>
        </w:tc>
        <w:tc>
          <w:tcPr>
            <w:tcW w:w="5153" w:type="dxa"/>
          </w:tcPr>
          <w:p w:rsidR="00CB00DF" w:rsidRPr="00186123" w:rsidRDefault="006856A4" w:rsidP="009648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爱思开电讯</w:t>
            </w:r>
            <w:proofErr w:type="gramEnd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是韩国主要的移动运营商之一。公司也通过平台服务提供无线和固定线路、物联网解决方案、传媒、电子商务、安全和其他创新产品，其中包括人工智能解决方案。</w:t>
            </w:r>
          </w:p>
        </w:tc>
      </w:tr>
      <w:tr w:rsidR="00CB00DF" w:rsidRPr="00186123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186123" w:rsidRDefault="00CB00DF" w:rsidP="006856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6856A4"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CS KJV</w:t>
            </w:r>
          </w:p>
        </w:tc>
        <w:tc>
          <w:tcPr>
            <w:tcW w:w="5153" w:type="dxa"/>
          </w:tcPr>
          <w:p w:rsidR="00CB00DF" w:rsidRPr="00186123" w:rsidRDefault="005073B3" w:rsidP="00077960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073B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CS KJV</w:t>
            </w:r>
            <w:r w:rsidRPr="005073B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由康卡斯特最终控制。</w:t>
            </w:r>
            <w:r w:rsidR="006856A4"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康卡斯特公司是一家全球传媒、技术及娱乐公司，主要有三方面业务：康卡斯特有线电视、</w:t>
            </w:r>
            <w:r w:rsidR="006856A4"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NBC</w:t>
            </w:r>
            <w:r w:rsidR="006856A4"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环球和天空有限公司。</w:t>
            </w:r>
          </w:p>
        </w:tc>
      </w:tr>
      <w:tr w:rsidR="00CB00DF" w:rsidRPr="00186123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186123" w:rsidRDefault="006856A4" w:rsidP="009648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、目标公司</w:t>
            </w:r>
          </w:p>
        </w:tc>
        <w:tc>
          <w:tcPr>
            <w:tcW w:w="5153" w:type="dxa"/>
          </w:tcPr>
          <w:p w:rsidR="00CB00DF" w:rsidRPr="00186123" w:rsidRDefault="006856A4" w:rsidP="006856A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交割之后，目标公司将拥有并运营韩国</w:t>
            </w:r>
            <w:proofErr w:type="gramStart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专业电竞队伍</w:t>
            </w:r>
            <w:proofErr w:type="gramEnd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T1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和其他在英雄联盟冠军赛中参加比赛</w:t>
            </w:r>
            <w:proofErr w:type="gramStart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的电竞队伍</w:t>
            </w:r>
            <w:proofErr w:type="gramEnd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，以及它们的全部相关资产和日常负债。目标公司将在</w:t>
            </w:r>
            <w:proofErr w:type="gramStart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韩国首尔开展业务</w:t>
            </w:r>
            <w:proofErr w:type="gramEnd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，并将通过一家美国子公司在美</w:t>
            </w:r>
            <w:bookmarkStart w:id="0" w:name="_GoBack"/>
            <w:bookmarkEnd w:id="0"/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国宾夕法尼亚州费城和加利福尼亚州洛杉矶开展业务。</w:t>
            </w:r>
          </w:p>
        </w:tc>
      </w:tr>
      <w:tr w:rsidR="00CB00DF" w:rsidRPr="00186123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186123" w:rsidRDefault="00CB00DF" w:rsidP="009648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□1.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86123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86123" w:rsidRDefault="00CB00DF" w:rsidP="009648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□2.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86123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86123" w:rsidRDefault="008B350F" w:rsidP="009648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szCs w:val="21"/>
              </w:rPr>
              <w:sym w:font="Wingdings" w:char="F0FE"/>
            </w:r>
            <w:r w:rsidRPr="00186123">
              <w:rPr>
                <w:rFonts w:ascii="Times New Roman" w:hAnsi="Times New Roman"/>
                <w:szCs w:val="21"/>
              </w:rPr>
              <w:t xml:space="preserve"> </w:t>
            </w:r>
            <w:r w:rsidR="00CB00DF"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186123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86123" w:rsidRDefault="00CB00DF" w:rsidP="009648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186123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86123" w:rsidRDefault="00CB00DF" w:rsidP="009648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186123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186123" w:rsidRDefault="00CB00DF" w:rsidP="009648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186123" w:rsidTr="00CB00DF">
        <w:tc>
          <w:tcPr>
            <w:tcW w:w="1809" w:type="dxa"/>
            <w:shd w:val="clear" w:color="auto" w:fill="D9D9D9"/>
            <w:vAlign w:val="center"/>
          </w:tcPr>
          <w:p w:rsidR="00CB00DF" w:rsidRPr="00186123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186123" w:rsidRDefault="008B350F" w:rsidP="009648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相关产品市场：电子竞技</w:t>
            </w:r>
            <w:r w:rsidR="00147B5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</w:t>
            </w: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:rsidR="008B350F" w:rsidRPr="00186123" w:rsidRDefault="008B350F" w:rsidP="00964884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:rsidR="008B350F" w:rsidRPr="00186123" w:rsidRDefault="008B350F" w:rsidP="00061E6E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8612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合并市场份额：</w:t>
            </w:r>
            <w:r w:rsidR="00061E6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[0-1]</w:t>
            </w:r>
            <w:del w:id="1" w:author="Sunland" w:date="2019-08-30T09:09:00Z">
              <w:r w:rsidRPr="00186123" w:rsidDel="00061E6E">
                <w:rPr>
                  <w:rFonts w:ascii="Times New Roman" w:hAnsi="Times New Roman"/>
                </w:rPr>
                <w:delText>&lt;</w:delText>
              </w:r>
            </w:del>
            <w:r w:rsidRPr="00186123">
              <w:rPr>
                <w:rFonts w:ascii="Times New Roman" w:hAnsi="Times New Roman"/>
              </w:rPr>
              <w:t>%</w:t>
            </w:r>
          </w:p>
        </w:tc>
      </w:tr>
    </w:tbl>
    <w:p w:rsidR="00CB00DF" w:rsidRPr="00186123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 w:rsidR="00CB00DF" w:rsidRPr="00186123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186123">
        <w:rPr>
          <w:rFonts w:ascii="Times New Roman" w:hAnsi="Times New Roman"/>
          <w:sz w:val="24"/>
          <w:szCs w:val="24"/>
        </w:rPr>
        <w:t>注解：</w:t>
      </w:r>
    </w:p>
    <w:p w:rsidR="00CB00DF" w:rsidRPr="00186123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186123">
        <w:rPr>
          <w:rFonts w:ascii="Times New Roman" w:hAnsi="Times New Roman"/>
          <w:sz w:val="24"/>
          <w:szCs w:val="24"/>
        </w:rPr>
        <w:t>1.</w:t>
      </w:r>
      <w:r w:rsidRPr="00186123">
        <w:rPr>
          <w:rFonts w:ascii="Times New Roman" w:hAnsi="Times New Roman"/>
          <w:sz w:val="24"/>
          <w:szCs w:val="24"/>
        </w:rPr>
        <w:t>申报方申请简易案件的理由是基于</w:t>
      </w:r>
      <w:r w:rsidRPr="00186123">
        <w:rPr>
          <w:rFonts w:ascii="Times New Roman" w:hAnsi="Times New Roman"/>
          <w:sz w:val="24"/>
          <w:szCs w:val="24"/>
        </w:rPr>
        <w:t>1-3</w:t>
      </w:r>
      <w:r w:rsidRPr="00186123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186123">
        <w:rPr>
          <w:rFonts w:ascii="Times New Roman" w:hAnsi="Times New Roman"/>
          <w:sz w:val="24"/>
          <w:szCs w:val="24"/>
        </w:rPr>
        <w:t>5%</w:t>
      </w:r>
      <w:r w:rsidRPr="00186123">
        <w:rPr>
          <w:rFonts w:ascii="Times New Roman" w:hAnsi="Times New Roman"/>
          <w:sz w:val="24"/>
          <w:szCs w:val="24"/>
        </w:rPr>
        <w:t>。</w:t>
      </w:r>
      <w:r w:rsidRPr="00186123">
        <w:rPr>
          <w:rFonts w:ascii="Times New Roman" w:hAnsi="Times New Roman"/>
          <w:sz w:val="24"/>
          <w:szCs w:val="24"/>
        </w:rPr>
        <w:t>1-3</w:t>
      </w:r>
      <w:r w:rsidRPr="00186123">
        <w:rPr>
          <w:rFonts w:ascii="Times New Roman" w:hAnsi="Times New Roman"/>
          <w:sz w:val="24"/>
          <w:szCs w:val="24"/>
        </w:rPr>
        <w:t>项可以多选，也可单选；</w:t>
      </w:r>
      <w:proofErr w:type="gramStart"/>
      <w:r w:rsidRPr="00186123">
        <w:rPr>
          <w:rFonts w:ascii="Times New Roman" w:hAnsi="Times New Roman"/>
          <w:sz w:val="24"/>
          <w:szCs w:val="24"/>
        </w:rPr>
        <w:t>没有勾选的</w:t>
      </w:r>
      <w:proofErr w:type="gramEnd"/>
      <w:r w:rsidRPr="00186123">
        <w:rPr>
          <w:rFonts w:ascii="Times New Roman" w:hAnsi="Times New Roman"/>
          <w:sz w:val="24"/>
          <w:szCs w:val="24"/>
        </w:rPr>
        <w:t>，视为本集中不涉及该类型交易。</w:t>
      </w:r>
    </w:p>
    <w:p w:rsidR="00CB00DF" w:rsidRPr="00186123" w:rsidRDefault="00CB00DF" w:rsidP="00CB00DF">
      <w:pPr>
        <w:spacing w:line="360" w:lineRule="auto"/>
        <w:ind w:firstLineChars="200" w:firstLine="480"/>
        <w:rPr>
          <w:rFonts w:ascii="Times New Roman" w:hAnsi="Times New Roman"/>
          <w:sz w:val="28"/>
          <w:szCs w:val="28"/>
        </w:rPr>
      </w:pPr>
      <w:r w:rsidRPr="00186123">
        <w:rPr>
          <w:rFonts w:ascii="Times New Roman" w:hAnsi="Times New Roman"/>
          <w:sz w:val="24"/>
          <w:szCs w:val="24"/>
        </w:rPr>
        <w:t>2.</w:t>
      </w:r>
      <w:r w:rsidRPr="00186123">
        <w:rPr>
          <w:rFonts w:ascii="Times New Roman" w:hAnsi="Times New Roman"/>
          <w:sz w:val="24"/>
          <w:szCs w:val="24"/>
        </w:rPr>
        <w:t>申报方申请简易案件的理由是基于第</w:t>
      </w:r>
      <w:r w:rsidRPr="00186123">
        <w:rPr>
          <w:rFonts w:ascii="Times New Roman" w:hAnsi="Times New Roman"/>
          <w:sz w:val="24"/>
          <w:szCs w:val="24"/>
        </w:rPr>
        <w:t>4</w:t>
      </w:r>
      <w:r w:rsidRPr="00186123">
        <w:rPr>
          <w:rFonts w:ascii="Times New Roman" w:hAnsi="Times New Roman"/>
          <w:sz w:val="24"/>
          <w:szCs w:val="24"/>
        </w:rPr>
        <w:t>项、第</w:t>
      </w:r>
      <w:r w:rsidRPr="00186123">
        <w:rPr>
          <w:rFonts w:ascii="Times New Roman" w:hAnsi="Times New Roman"/>
          <w:sz w:val="24"/>
          <w:szCs w:val="24"/>
        </w:rPr>
        <w:t>5</w:t>
      </w:r>
      <w:r w:rsidRPr="00186123">
        <w:rPr>
          <w:rFonts w:ascii="Times New Roman" w:hAnsi="Times New Roman"/>
          <w:sz w:val="24"/>
          <w:szCs w:val="24"/>
        </w:rPr>
        <w:t>项时，无须在备注中说明相关市场和市场份额。</w:t>
      </w:r>
      <w:r w:rsidRPr="00186123">
        <w:rPr>
          <w:rFonts w:ascii="Times New Roman" w:hAnsi="Times New Roman"/>
          <w:sz w:val="24"/>
          <w:szCs w:val="24"/>
        </w:rPr>
        <w:br/>
        <w:t xml:space="preserve">    3.</w:t>
      </w:r>
      <w:r w:rsidRPr="00186123">
        <w:rPr>
          <w:rFonts w:ascii="Times New Roman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186123">
        <w:rPr>
          <w:rFonts w:ascii="Times New Roman" w:hAnsi="Times New Roman"/>
          <w:sz w:val="24"/>
          <w:szCs w:val="24"/>
        </w:rPr>
        <w:t>同时勾选第</w:t>
      </w:r>
      <w:r w:rsidRPr="00186123">
        <w:rPr>
          <w:rFonts w:ascii="Times New Roman" w:hAnsi="Times New Roman"/>
          <w:sz w:val="24"/>
          <w:szCs w:val="24"/>
        </w:rPr>
        <w:t>1</w:t>
      </w:r>
      <w:r w:rsidRPr="00186123">
        <w:rPr>
          <w:rFonts w:ascii="Times New Roman" w:hAnsi="Times New Roman"/>
          <w:sz w:val="24"/>
          <w:szCs w:val="24"/>
        </w:rPr>
        <w:t>项</w:t>
      </w:r>
      <w:proofErr w:type="gramEnd"/>
      <w:r w:rsidRPr="00186123">
        <w:rPr>
          <w:rFonts w:ascii="Times New Roman" w:hAnsi="Times New Roman"/>
          <w:sz w:val="24"/>
          <w:szCs w:val="24"/>
        </w:rPr>
        <w:t>和第</w:t>
      </w:r>
      <w:r w:rsidRPr="00186123">
        <w:rPr>
          <w:rFonts w:ascii="Times New Roman" w:hAnsi="Times New Roman"/>
          <w:sz w:val="24"/>
          <w:szCs w:val="24"/>
        </w:rPr>
        <w:t>6</w:t>
      </w:r>
      <w:r w:rsidRPr="00186123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186123">
        <w:rPr>
          <w:rFonts w:ascii="Times New Roman" w:hAnsi="Times New Roman"/>
          <w:sz w:val="24"/>
          <w:szCs w:val="24"/>
        </w:rPr>
        <w:t>5%</w:t>
      </w:r>
      <w:r w:rsidRPr="00186123">
        <w:rPr>
          <w:rFonts w:ascii="Times New Roman" w:hAnsi="Times New Roman"/>
          <w:sz w:val="24"/>
          <w:szCs w:val="24"/>
        </w:rPr>
        <w:t>。</w:t>
      </w:r>
    </w:p>
    <w:p w:rsidR="00CB00DF" w:rsidRPr="00186123" w:rsidRDefault="00CB00DF" w:rsidP="00CB00DF">
      <w:pPr>
        <w:rPr>
          <w:rFonts w:ascii="Times New Roman" w:hAnsi="Times New Roman"/>
        </w:rPr>
      </w:pPr>
    </w:p>
    <w:p w:rsidR="00964884" w:rsidRPr="00186123" w:rsidRDefault="00964884">
      <w:pPr>
        <w:rPr>
          <w:rFonts w:ascii="Times New Roman" w:hAnsi="Times New Roman"/>
        </w:rPr>
      </w:pPr>
    </w:p>
    <w:sectPr w:rsidR="00964884" w:rsidRPr="00186123" w:rsidSect="00964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01D0" w:rsidRDefault="00B301D0" w:rsidP="00061E6E">
      <w:r>
        <w:separator/>
      </w:r>
    </w:p>
  </w:endnote>
  <w:endnote w:type="continuationSeparator" w:id="0">
    <w:p w:rsidR="00B301D0" w:rsidRDefault="00B301D0" w:rsidP="00061E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01D0" w:rsidRDefault="00B301D0" w:rsidP="00061E6E">
      <w:r>
        <w:separator/>
      </w:r>
    </w:p>
  </w:footnote>
  <w:footnote w:type="continuationSeparator" w:id="0">
    <w:p w:rsidR="00B301D0" w:rsidRDefault="00B301D0" w:rsidP="00061E6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37065"/>
    <w:rsid w:val="00061E6E"/>
    <w:rsid w:val="00077960"/>
    <w:rsid w:val="000D7EBA"/>
    <w:rsid w:val="001164CD"/>
    <w:rsid w:val="00121A76"/>
    <w:rsid w:val="00132DAB"/>
    <w:rsid w:val="00147B5A"/>
    <w:rsid w:val="00155717"/>
    <w:rsid w:val="001837A3"/>
    <w:rsid w:val="00186123"/>
    <w:rsid w:val="0019705F"/>
    <w:rsid w:val="00314148"/>
    <w:rsid w:val="00365B43"/>
    <w:rsid w:val="003C0AEB"/>
    <w:rsid w:val="004B79C9"/>
    <w:rsid w:val="004F7688"/>
    <w:rsid w:val="005073B3"/>
    <w:rsid w:val="005D07B3"/>
    <w:rsid w:val="00604EA0"/>
    <w:rsid w:val="006467D8"/>
    <w:rsid w:val="006856A4"/>
    <w:rsid w:val="006A531B"/>
    <w:rsid w:val="006F7693"/>
    <w:rsid w:val="00710140"/>
    <w:rsid w:val="007633BA"/>
    <w:rsid w:val="00794EBD"/>
    <w:rsid w:val="007B7D61"/>
    <w:rsid w:val="007C5F47"/>
    <w:rsid w:val="007F2275"/>
    <w:rsid w:val="008B350F"/>
    <w:rsid w:val="00915F0F"/>
    <w:rsid w:val="009532DF"/>
    <w:rsid w:val="00964884"/>
    <w:rsid w:val="00997019"/>
    <w:rsid w:val="009A5029"/>
    <w:rsid w:val="009D38D5"/>
    <w:rsid w:val="009E48CC"/>
    <w:rsid w:val="00A53F26"/>
    <w:rsid w:val="00AA0CC5"/>
    <w:rsid w:val="00AD1323"/>
    <w:rsid w:val="00AF28C6"/>
    <w:rsid w:val="00B16AFE"/>
    <w:rsid w:val="00B301D0"/>
    <w:rsid w:val="00B42D28"/>
    <w:rsid w:val="00B65DD5"/>
    <w:rsid w:val="00BD10B6"/>
    <w:rsid w:val="00C07076"/>
    <w:rsid w:val="00C7145B"/>
    <w:rsid w:val="00CA033E"/>
    <w:rsid w:val="00CB00DF"/>
    <w:rsid w:val="00D73C72"/>
    <w:rsid w:val="00DA09D1"/>
    <w:rsid w:val="00E0592B"/>
    <w:rsid w:val="00E31738"/>
    <w:rsid w:val="00E56962"/>
    <w:rsid w:val="00E86786"/>
    <w:rsid w:val="00ED2F80"/>
    <w:rsid w:val="00F1624E"/>
    <w:rsid w:val="00F32F8A"/>
    <w:rsid w:val="00F810AA"/>
    <w:rsid w:val="00F8272B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61E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61E6E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61E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61E6E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Sunland</cp:lastModifiedBy>
  <cp:revision>34</cp:revision>
  <dcterms:created xsi:type="dcterms:W3CDTF">2018-09-29T02:33:00Z</dcterms:created>
  <dcterms:modified xsi:type="dcterms:W3CDTF">2019-08-30T01:10:00Z</dcterms:modified>
</cp:coreProperties>
</file>