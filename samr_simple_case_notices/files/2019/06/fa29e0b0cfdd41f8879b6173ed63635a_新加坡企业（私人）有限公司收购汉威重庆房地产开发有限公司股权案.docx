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B9C" w:rsidRPr="0047534C" w:rsidRDefault="008A1B9C" w:rsidP="008A1B9C">
      <w:pPr>
        <w:spacing w:line="440" w:lineRule="exact"/>
        <w:jc w:val="center"/>
        <w:rPr>
          <w:rFonts w:ascii="Times New Roman" w:eastAsia="仿宋" w:hAnsi="Times New Roman"/>
          <w:b/>
          <w:sz w:val="30"/>
          <w:szCs w:val="30"/>
        </w:rPr>
      </w:pPr>
      <w:r w:rsidRPr="0047534C">
        <w:rPr>
          <w:rFonts w:ascii="Times New Roman" w:eastAsia="仿宋" w:hAnsi="Times New Roman"/>
          <w:b/>
          <w:sz w:val="30"/>
          <w:szCs w:val="30"/>
        </w:rPr>
        <w:t>经营者集中简易案件公示表</w:t>
      </w:r>
    </w:p>
    <w:p w:rsidR="00380694" w:rsidRPr="0047534C" w:rsidRDefault="00380694" w:rsidP="00380694">
      <w:pPr>
        <w:spacing w:line="440" w:lineRule="exact"/>
        <w:jc w:val="center"/>
        <w:rPr>
          <w:rFonts w:ascii="Times New Roman" w:eastAsia="仿宋" w:hAnsi="Times New Roman"/>
          <w:b/>
          <w:sz w:val="22"/>
        </w:rPr>
      </w:pP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  <w:tblPrChange w:id="0" w:author="user" w:date="2019-06-17T15:51:00Z">
          <w:tblPr>
            <w:tblW w:w="922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A0" w:firstRow="1" w:lastRow="0" w:firstColumn="1" w:lastColumn="0" w:noHBand="0" w:noVBand="0"/>
          </w:tblPr>
        </w:tblPrChange>
      </w:tblPr>
      <w:tblGrid>
        <w:gridCol w:w="1384"/>
        <w:gridCol w:w="2268"/>
        <w:gridCol w:w="5568"/>
        <w:tblGridChange w:id="1">
          <w:tblGrid>
            <w:gridCol w:w="1384"/>
            <w:gridCol w:w="2268"/>
            <w:gridCol w:w="5568"/>
          </w:tblGrid>
        </w:tblGridChange>
      </w:tblGrid>
      <w:tr w:rsidR="008A1B9C" w:rsidRPr="0047534C" w:rsidTr="007E3F5C">
        <w:trPr>
          <w:trHeight w:val="386"/>
          <w:trPrChange w:id="2" w:author="user" w:date="2019-06-17T15:51:00Z">
            <w:trPr>
              <w:trHeight w:val="812"/>
            </w:trPr>
          </w:trPrChange>
        </w:trPr>
        <w:tc>
          <w:tcPr>
            <w:tcW w:w="1384" w:type="dxa"/>
            <w:shd w:val="clear" w:color="auto" w:fill="D9D9D9"/>
            <w:tcPrChange w:id="3" w:author="user" w:date="2019-06-17T15:51:00Z">
              <w:tcPr>
                <w:tcW w:w="1384" w:type="dxa"/>
                <w:shd w:val="clear" w:color="auto" w:fill="D9D9D9"/>
              </w:tcPr>
            </w:tcPrChange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  <w:r w:rsidRPr="0047534C">
              <w:rPr>
                <w:rFonts w:ascii="Times New Roman" w:eastAsia="仿宋" w:hAnsi="Times New Roman"/>
                <w:b/>
                <w:sz w:val="24"/>
              </w:rPr>
              <w:t>案件名称</w:t>
            </w:r>
          </w:p>
        </w:tc>
        <w:tc>
          <w:tcPr>
            <w:tcW w:w="7836" w:type="dxa"/>
            <w:gridSpan w:val="2"/>
            <w:tcPrChange w:id="4" w:author="user" w:date="2019-06-17T15:51:00Z">
              <w:tcPr>
                <w:tcW w:w="7836" w:type="dxa"/>
                <w:gridSpan w:val="2"/>
              </w:tcPr>
            </w:tcPrChange>
          </w:tcPr>
          <w:p w:rsidR="008A1B9C" w:rsidRPr="0047534C" w:rsidRDefault="006929D3" w:rsidP="00DD711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新加坡企业（私人）有限公司</w:t>
            </w:r>
            <w:r w:rsidR="00C853CE" w:rsidRPr="0047534C">
              <w:rPr>
                <w:rFonts w:ascii="Times New Roman" w:eastAsia="仿宋" w:hAnsi="Times New Roman"/>
                <w:sz w:val="24"/>
                <w:szCs w:val="24"/>
              </w:rPr>
              <w:t>收购汉威重庆房地产开发有限公司股权案</w:t>
            </w:r>
          </w:p>
        </w:tc>
      </w:tr>
      <w:tr w:rsidR="008A1B9C" w:rsidRPr="0047534C" w:rsidTr="00C853CE">
        <w:trPr>
          <w:trHeight w:val="1700"/>
        </w:trPr>
        <w:tc>
          <w:tcPr>
            <w:tcW w:w="1384" w:type="dxa"/>
            <w:shd w:val="clear" w:color="auto" w:fill="D9D9D9"/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  <w:r w:rsidRPr="0047534C">
              <w:rPr>
                <w:rFonts w:ascii="Times New Roman" w:eastAsia="仿宋" w:hAnsi="Times New Roman"/>
                <w:b/>
                <w:sz w:val="24"/>
              </w:rPr>
              <w:t>交易概况（限</w:t>
            </w:r>
            <w:r w:rsidRPr="0047534C">
              <w:rPr>
                <w:rFonts w:ascii="Times New Roman" w:eastAsia="仿宋" w:hAnsi="Times New Roman"/>
                <w:b/>
                <w:sz w:val="24"/>
              </w:rPr>
              <w:t>200</w:t>
            </w:r>
            <w:r w:rsidRPr="0047534C">
              <w:rPr>
                <w:rFonts w:ascii="Times New Roman" w:eastAsia="仿宋" w:hAnsi="Times New Roman"/>
                <w:b/>
                <w:sz w:val="24"/>
              </w:rPr>
              <w:t>字内）</w:t>
            </w:r>
          </w:p>
        </w:tc>
        <w:tc>
          <w:tcPr>
            <w:tcW w:w="7836" w:type="dxa"/>
            <w:gridSpan w:val="2"/>
            <w:vAlign w:val="center"/>
          </w:tcPr>
          <w:p w:rsidR="004E6E53" w:rsidRPr="0047534C" w:rsidRDefault="00C853CE" w:rsidP="00D62A91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sz w:val="24"/>
                <w:szCs w:val="24"/>
              </w:rPr>
              <w:t>本次交易为城市发展有限公司（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47534C">
              <w:rPr>
                <w:rFonts w:ascii="Times New Roman" w:eastAsia="仿宋" w:hAnsi="Times New Roman"/>
                <w:b/>
                <w:sz w:val="24"/>
                <w:szCs w:val="24"/>
              </w:rPr>
              <w:t>CDL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）通过其全资子公司</w:t>
            </w:r>
            <w:ins w:id="5" w:author="user" w:date="2019-06-17T15:51:00Z">
              <w:r w:rsidR="007E3F5C" w:rsidRPr="007E3F5C">
                <w:rPr>
                  <w:rFonts w:ascii="Times New Roman" w:eastAsia="仿宋" w:hAnsi="Times New Roman" w:hint="eastAsia"/>
                  <w:sz w:val="24"/>
                  <w:szCs w:val="24"/>
                </w:rPr>
                <w:t>新加坡企业（私人）有限公司</w:t>
              </w:r>
            </w:ins>
            <w:del w:id="6" w:author="user" w:date="2019-06-17T15:51:00Z">
              <w:r w:rsidRPr="0047534C" w:rsidDel="007E3F5C">
                <w:rPr>
                  <w:rFonts w:ascii="Times New Roman" w:eastAsia="仿宋" w:hAnsi="Times New Roman"/>
                  <w:sz w:val="24"/>
                  <w:szCs w:val="24"/>
                </w:rPr>
                <w:delText>Singapura Developments (Private) Limited</w:delText>
              </w:r>
            </w:del>
            <w:r w:rsidRPr="0047534C">
              <w:rPr>
                <w:rFonts w:ascii="Times New Roman" w:eastAsia="仿宋" w:hAnsi="Times New Roman"/>
                <w:sz w:val="24"/>
                <w:szCs w:val="24"/>
              </w:rPr>
              <w:t>（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47534C">
              <w:rPr>
                <w:rFonts w:ascii="Times New Roman" w:eastAsia="仿宋" w:hAnsi="Times New Roman"/>
                <w:b/>
                <w:sz w:val="24"/>
                <w:szCs w:val="24"/>
              </w:rPr>
              <w:t>SDPL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）间接</w:t>
            </w:r>
            <w:r w:rsidR="006B4147">
              <w:rPr>
                <w:rFonts w:ascii="Times New Roman" w:eastAsia="仿宋" w:hAnsi="Times New Roman" w:hint="eastAsia"/>
                <w:sz w:val="24"/>
                <w:szCs w:val="24"/>
              </w:rPr>
              <w:t>认</w:t>
            </w:r>
            <w:r w:rsidR="00D62A91">
              <w:rPr>
                <w:rFonts w:ascii="Times New Roman" w:eastAsia="仿宋" w:hAnsi="Times New Roman" w:hint="eastAsia"/>
                <w:sz w:val="24"/>
                <w:szCs w:val="24"/>
              </w:rPr>
              <w:t>购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汉威重庆房地产开发有限公司（</w:t>
            </w:r>
            <w:r w:rsidR="00DD7118" w:rsidRPr="0047534C">
              <w:rPr>
                <w:rFonts w:ascii="Times New Roman" w:eastAsia="仿宋" w:hAnsi="Times New Roman"/>
                <w:sz w:val="24"/>
                <w:szCs w:val="24"/>
              </w:rPr>
              <w:t>HCP Chongqing Property Development Co., Ltd</w:t>
            </w:r>
            <w:r w:rsidR="00DD7118" w:rsidRPr="0047534C">
              <w:rPr>
                <w:rFonts w:ascii="Times New Roman" w:eastAsia="仿宋" w:hAnsi="Times New Roman"/>
                <w:sz w:val="24"/>
                <w:szCs w:val="24"/>
              </w:rPr>
              <w:t>，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47534C">
              <w:rPr>
                <w:rFonts w:ascii="Times New Roman" w:eastAsia="仿宋" w:hAnsi="Times New Roman"/>
                <w:b/>
                <w:sz w:val="24"/>
                <w:szCs w:val="24"/>
              </w:rPr>
              <w:t>目标公司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）的部分股权。本次交易之前，目标公司由协信地产控股有限公司（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47534C">
              <w:rPr>
                <w:rFonts w:ascii="Times New Roman" w:eastAsia="仿宋" w:hAnsi="Times New Roman"/>
                <w:b/>
                <w:sz w:val="24"/>
                <w:szCs w:val="24"/>
              </w:rPr>
              <w:t>协信控股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）全资持有并单独控制，本次交易完成后，目标公司将由协信控股与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CDL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共同控制。</w:t>
            </w:r>
          </w:p>
        </w:tc>
      </w:tr>
      <w:tr w:rsidR="00AB2771" w:rsidRPr="0047534C" w:rsidTr="00C853CE">
        <w:trPr>
          <w:trHeight w:val="1065"/>
        </w:trPr>
        <w:tc>
          <w:tcPr>
            <w:tcW w:w="1384" w:type="dxa"/>
            <w:vMerge w:val="restart"/>
            <w:shd w:val="clear" w:color="auto" w:fill="D9D9D9"/>
          </w:tcPr>
          <w:p w:rsidR="00AB2771" w:rsidRPr="0047534C" w:rsidRDefault="00AB2771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  <w:r w:rsidRPr="0047534C">
              <w:rPr>
                <w:rFonts w:ascii="Times New Roman" w:eastAsia="仿宋" w:hAnsi="Times New Roman"/>
                <w:b/>
                <w:sz w:val="24"/>
              </w:rPr>
              <w:t>参与集中的经营者简介</w:t>
            </w:r>
          </w:p>
        </w:tc>
        <w:tc>
          <w:tcPr>
            <w:tcW w:w="2268" w:type="dxa"/>
          </w:tcPr>
          <w:p w:rsidR="00AB2771" w:rsidRPr="0047534C" w:rsidRDefault="00C853CE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47534C">
              <w:rPr>
                <w:rFonts w:ascii="Times New Roman" w:eastAsia="仿宋" w:hAnsi="Times New Roman"/>
                <w:sz w:val="24"/>
                <w:szCs w:val="24"/>
                <w:lang w:val="en-GB"/>
              </w:rPr>
              <w:t>SDPL</w:t>
            </w:r>
          </w:p>
        </w:tc>
        <w:tc>
          <w:tcPr>
            <w:tcW w:w="5568" w:type="dxa"/>
            <w:vAlign w:val="center"/>
          </w:tcPr>
          <w:p w:rsidR="00C853CE" w:rsidRPr="0047534C" w:rsidRDefault="00C853CE" w:rsidP="00111978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SDPL</w:t>
            </w: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主要持有并开发房地产，同时也是一家投资控股公司。</w:t>
            </w:r>
          </w:p>
          <w:p w:rsidR="00A13388" w:rsidRPr="0047534C" w:rsidRDefault="00A13388" w:rsidP="00111978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</w:p>
          <w:p w:rsidR="00AB2771" w:rsidRPr="0047534C" w:rsidRDefault="00C853CE" w:rsidP="00111978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SDPL</w:t>
            </w: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由</w:t>
            </w: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CDL</w:t>
            </w: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全资持有。</w:t>
            </w: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CDL</w:t>
            </w: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是一家国际化的房地产集团，业务范围遍及全球多个国家和地区。</w:t>
            </w: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CDL</w:t>
            </w:r>
            <w:r w:rsidRPr="0047534C">
              <w:rPr>
                <w:rFonts w:ascii="Times New Roman" w:eastAsia="仿宋" w:hAnsi="Times New Roman"/>
                <w:bCs/>
                <w:sz w:val="24"/>
                <w:szCs w:val="24"/>
              </w:rPr>
              <w:t>是一家在新加坡证券交易所上市的上市公司，拥有稳定的收益和地域多元化的资产组合，产业类型涵盖住宅、办公、酒店、酒店式公寓、综合发展项目及购物中心等。</w:t>
            </w:r>
          </w:p>
        </w:tc>
      </w:tr>
      <w:tr w:rsidR="00AB2771" w:rsidRPr="0047534C" w:rsidTr="00C853CE">
        <w:trPr>
          <w:trHeight w:val="1124"/>
        </w:trPr>
        <w:tc>
          <w:tcPr>
            <w:tcW w:w="1384" w:type="dxa"/>
            <w:vMerge/>
            <w:shd w:val="clear" w:color="auto" w:fill="D9D9D9"/>
            <w:vAlign w:val="center"/>
          </w:tcPr>
          <w:p w:rsidR="00AB2771" w:rsidRPr="0047534C" w:rsidRDefault="00AB2771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</w:p>
        </w:tc>
        <w:tc>
          <w:tcPr>
            <w:tcW w:w="2268" w:type="dxa"/>
          </w:tcPr>
          <w:p w:rsidR="00AB2771" w:rsidRPr="0047534C" w:rsidRDefault="00C853CE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47534C">
              <w:rPr>
                <w:rFonts w:ascii="Times New Roman" w:eastAsia="仿宋" w:hAnsi="Times New Roman"/>
                <w:sz w:val="24"/>
                <w:szCs w:val="24"/>
                <w:lang w:val="en-GB"/>
              </w:rPr>
              <w:t>协信控股</w:t>
            </w:r>
          </w:p>
        </w:tc>
        <w:tc>
          <w:tcPr>
            <w:tcW w:w="5568" w:type="dxa"/>
            <w:vAlign w:val="center"/>
          </w:tcPr>
          <w:p w:rsidR="00E16AB2" w:rsidRPr="0047534C" w:rsidRDefault="00C853CE" w:rsidP="00111978">
            <w:pPr>
              <w:widowControl/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sz w:val="24"/>
                <w:szCs w:val="24"/>
              </w:rPr>
              <w:t>协信控股主要从事房地产开发与运营业务，业务范围覆盖北京、上海、天津、深圳、重庆等全国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20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多个多个重点城市。</w:t>
            </w:r>
          </w:p>
        </w:tc>
      </w:tr>
      <w:tr w:rsidR="008A1B9C" w:rsidRPr="0047534C" w:rsidTr="00111978">
        <w:trPr>
          <w:trHeight w:val="600"/>
        </w:trPr>
        <w:tc>
          <w:tcPr>
            <w:tcW w:w="1384" w:type="dxa"/>
            <w:vMerge w:val="restart"/>
            <w:shd w:val="clear" w:color="auto" w:fill="D9D9D9"/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  <w:r w:rsidRPr="0047534C">
              <w:rPr>
                <w:rFonts w:ascii="Times New Roman" w:eastAsia="仿宋" w:hAnsi="Times New Roman"/>
                <w:b/>
                <w:sz w:val="24"/>
              </w:rPr>
              <w:t>简易案件理由（可以单选，也可以多选）</w:t>
            </w:r>
          </w:p>
        </w:tc>
        <w:tc>
          <w:tcPr>
            <w:tcW w:w="7836" w:type="dxa"/>
            <w:gridSpan w:val="2"/>
          </w:tcPr>
          <w:p w:rsidR="008A1B9C" w:rsidRPr="0047534C" w:rsidRDefault="00FE623E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b/>
                <w:sz w:val="24"/>
                <w:szCs w:val="24"/>
              </w:rPr>
              <w:sym w:font="Wingdings" w:char="F0FE"/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47534C" w:rsidTr="00C853CE">
        <w:trPr>
          <w:trHeight w:val="330"/>
        </w:trPr>
        <w:tc>
          <w:tcPr>
            <w:tcW w:w="1384" w:type="dxa"/>
            <w:vMerge/>
            <w:shd w:val="clear" w:color="auto" w:fill="D9D9D9"/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</w:p>
        </w:tc>
        <w:tc>
          <w:tcPr>
            <w:tcW w:w="7836" w:type="dxa"/>
            <w:gridSpan w:val="2"/>
          </w:tcPr>
          <w:p w:rsidR="008A1B9C" w:rsidRPr="0047534C" w:rsidRDefault="00C853CE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b/>
                <w:sz w:val="24"/>
                <w:szCs w:val="24"/>
              </w:rPr>
              <w:sym w:font="Wingdings" w:char="F0FE"/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47534C" w:rsidTr="00C853CE">
        <w:trPr>
          <w:trHeight w:val="285"/>
        </w:trPr>
        <w:tc>
          <w:tcPr>
            <w:tcW w:w="1384" w:type="dxa"/>
            <w:vMerge/>
            <w:shd w:val="clear" w:color="auto" w:fill="D9D9D9"/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</w:p>
        </w:tc>
        <w:tc>
          <w:tcPr>
            <w:tcW w:w="7836" w:type="dxa"/>
            <w:gridSpan w:val="2"/>
          </w:tcPr>
          <w:p w:rsidR="008A1B9C" w:rsidRPr="0047534C" w:rsidRDefault="00E16AB2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sz w:val="36"/>
                <w:szCs w:val="24"/>
              </w:rPr>
              <w:t>□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47534C" w:rsidTr="00C853CE">
        <w:trPr>
          <w:trHeight w:val="665"/>
        </w:trPr>
        <w:tc>
          <w:tcPr>
            <w:tcW w:w="1384" w:type="dxa"/>
            <w:vMerge/>
            <w:shd w:val="clear" w:color="auto" w:fill="D9D9D9"/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</w:p>
        </w:tc>
        <w:tc>
          <w:tcPr>
            <w:tcW w:w="7836" w:type="dxa"/>
            <w:gridSpan w:val="2"/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sz w:val="36"/>
                <w:szCs w:val="24"/>
              </w:rPr>
              <w:t>□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8A1B9C" w:rsidRPr="0047534C" w:rsidTr="00C853CE">
        <w:trPr>
          <w:trHeight w:val="264"/>
        </w:trPr>
        <w:tc>
          <w:tcPr>
            <w:tcW w:w="1384" w:type="dxa"/>
            <w:vMerge/>
            <w:shd w:val="clear" w:color="auto" w:fill="D9D9D9"/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</w:p>
        </w:tc>
        <w:tc>
          <w:tcPr>
            <w:tcW w:w="7836" w:type="dxa"/>
            <w:gridSpan w:val="2"/>
          </w:tcPr>
          <w:p w:rsidR="008A1B9C" w:rsidRPr="0047534C" w:rsidRDefault="00FE623E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sz w:val="36"/>
                <w:szCs w:val="24"/>
              </w:rPr>
              <w:t>□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8A1B9C" w:rsidRPr="0047534C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8A1B9C" w:rsidRPr="0047534C" w:rsidTr="00C853CE">
        <w:trPr>
          <w:trHeight w:val="345"/>
        </w:trPr>
        <w:tc>
          <w:tcPr>
            <w:tcW w:w="1384" w:type="dxa"/>
            <w:vMerge/>
            <w:shd w:val="clear" w:color="auto" w:fill="D9D9D9"/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</w:p>
        </w:tc>
        <w:tc>
          <w:tcPr>
            <w:tcW w:w="7836" w:type="dxa"/>
            <w:gridSpan w:val="2"/>
          </w:tcPr>
          <w:p w:rsidR="008A1B9C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47534C">
              <w:rPr>
                <w:rFonts w:ascii="Times New Roman" w:eastAsia="仿宋" w:hAnsi="Times New Roman"/>
                <w:sz w:val="36"/>
                <w:szCs w:val="24"/>
              </w:rPr>
              <w:t>□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Pr="0047534C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801AB" w:rsidRPr="0047534C" w:rsidTr="00C853CE">
        <w:trPr>
          <w:trHeight w:val="530"/>
        </w:trPr>
        <w:tc>
          <w:tcPr>
            <w:tcW w:w="1384" w:type="dxa"/>
            <w:shd w:val="clear" w:color="auto" w:fill="D9D9D9"/>
          </w:tcPr>
          <w:p w:rsidR="00FE623E" w:rsidRPr="0047534C" w:rsidRDefault="00FE623E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</w:p>
          <w:p w:rsidR="003801AB" w:rsidRPr="0047534C" w:rsidRDefault="008A1B9C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</w:rPr>
            </w:pPr>
            <w:r w:rsidRPr="0047534C">
              <w:rPr>
                <w:rFonts w:ascii="Times New Roman" w:eastAsia="仿宋" w:hAnsi="Times New Roman"/>
                <w:b/>
                <w:sz w:val="24"/>
              </w:rPr>
              <w:t>备注</w:t>
            </w:r>
          </w:p>
        </w:tc>
        <w:tc>
          <w:tcPr>
            <w:tcW w:w="7836" w:type="dxa"/>
            <w:gridSpan w:val="2"/>
          </w:tcPr>
          <w:p w:rsidR="00FE623E" w:rsidRPr="0047534C" w:rsidRDefault="00FE623E" w:rsidP="00111978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</w:p>
          <w:p w:rsidR="00FE623E" w:rsidRPr="00774850" w:rsidRDefault="00FE623E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774850">
              <w:rPr>
                <w:rFonts w:ascii="Times New Roman" w:eastAsia="仿宋" w:hAnsi="Times New Roman"/>
                <w:b/>
                <w:sz w:val="24"/>
                <w:szCs w:val="24"/>
              </w:rPr>
              <w:t>相关市场：</w:t>
            </w:r>
          </w:p>
          <w:p w:rsidR="00C853CE" w:rsidRPr="00774850" w:rsidRDefault="00C853CE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C853CE" w:rsidRPr="00774850" w:rsidRDefault="00C853CE" w:rsidP="00111978">
            <w:pPr>
              <w:pStyle w:val="af0"/>
              <w:widowControl w:val="0"/>
              <w:numPr>
                <w:ilvl w:val="0"/>
                <w:numId w:val="8"/>
              </w:numPr>
              <w:snapToGrid w:val="0"/>
              <w:jc w:val="both"/>
              <w:rPr>
                <w:rFonts w:eastAsia="仿宋"/>
                <w:lang w:eastAsia="zh-CN"/>
              </w:rPr>
            </w:pPr>
            <w:r w:rsidRPr="00774850">
              <w:rPr>
                <w:rFonts w:eastAsia="仿宋"/>
                <w:lang w:eastAsia="zh-CN"/>
              </w:rPr>
              <w:t>上海市写字楼</w:t>
            </w:r>
            <w:del w:id="7" w:author="user" w:date="2019-06-17T15:55:00Z">
              <w:r w:rsidRPr="00774850" w:rsidDel="003027FD">
                <w:rPr>
                  <w:rFonts w:eastAsia="仿宋"/>
                  <w:lang w:eastAsia="zh-CN"/>
                </w:rPr>
                <w:delText>地产</w:delText>
              </w:r>
            </w:del>
            <w:r w:rsidRPr="00774850">
              <w:rPr>
                <w:rFonts w:eastAsia="仿宋"/>
                <w:lang w:eastAsia="zh-CN"/>
              </w:rPr>
              <w:t>开发运营市场</w:t>
            </w:r>
          </w:p>
          <w:p w:rsidR="00C853CE" w:rsidRPr="00774850" w:rsidRDefault="00C853CE" w:rsidP="00111978">
            <w:pPr>
              <w:pStyle w:val="af0"/>
              <w:widowControl w:val="0"/>
              <w:numPr>
                <w:ilvl w:val="0"/>
                <w:numId w:val="8"/>
              </w:numPr>
              <w:snapToGrid w:val="0"/>
              <w:jc w:val="both"/>
              <w:rPr>
                <w:rFonts w:eastAsia="仿宋"/>
                <w:lang w:eastAsia="zh-CN"/>
              </w:rPr>
            </w:pPr>
            <w:r w:rsidRPr="00774850">
              <w:rPr>
                <w:rFonts w:eastAsia="仿宋"/>
                <w:lang w:eastAsia="zh-CN"/>
              </w:rPr>
              <w:t>成都市</w:t>
            </w:r>
            <w:ins w:id="8" w:author="user" w:date="2019-06-17T15:52:00Z">
              <w:r w:rsidR="007E3F5C">
                <w:rPr>
                  <w:rFonts w:eastAsia="仿宋" w:hint="eastAsia"/>
                  <w:lang w:eastAsia="zh-CN"/>
                </w:rPr>
                <w:t>商品</w:t>
              </w:r>
            </w:ins>
            <w:r w:rsidRPr="00774850">
              <w:rPr>
                <w:rFonts w:eastAsia="仿宋"/>
                <w:lang w:eastAsia="zh-CN"/>
              </w:rPr>
              <w:t>住宅</w:t>
            </w:r>
            <w:del w:id="9" w:author="user" w:date="2019-06-17T15:53:00Z">
              <w:r w:rsidRPr="00774850" w:rsidDel="00915947">
                <w:rPr>
                  <w:rFonts w:eastAsia="仿宋"/>
                  <w:lang w:eastAsia="zh-CN"/>
                </w:rPr>
                <w:delText>地产</w:delText>
              </w:r>
            </w:del>
            <w:r w:rsidRPr="00774850">
              <w:rPr>
                <w:rFonts w:eastAsia="仿宋"/>
                <w:lang w:eastAsia="zh-CN"/>
              </w:rPr>
              <w:t>开发</w:t>
            </w:r>
            <w:del w:id="10" w:author="user" w:date="2019-06-17T15:52:00Z">
              <w:r w:rsidRPr="00774850" w:rsidDel="007E3F5C">
                <w:rPr>
                  <w:rFonts w:eastAsia="仿宋"/>
                  <w:lang w:eastAsia="zh-CN"/>
                </w:rPr>
                <w:delText>销售</w:delText>
              </w:r>
            </w:del>
            <w:r w:rsidRPr="00774850">
              <w:rPr>
                <w:rFonts w:eastAsia="仿宋"/>
                <w:lang w:eastAsia="zh-CN"/>
              </w:rPr>
              <w:t>市场</w:t>
            </w:r>
          </w:p>
          <w:p w:rsidR="00C853CE" w:rsidRPr="00774850" w:rsidRDefault="00C853CE" w:rsidP="00111978">
            <w:pPr>
              <w:pStyle w:val="af0"/>
              <w:widowControl w:val="0"/>
              <w:numPr>
                <w:ilvl w:val="0"/>
                <w:numId w:val="8"/>
              </w:numPr>
              <w:snapToGrid w:val="0"/>
              <w:jc w:val="both"/>
              <w:rPr>
                <w:rFonts w:eastAsia="仿宋"/>
                <w:lang w:eastAsia="zh-CN"/>
              </w:rPr>
            </w:pPr>
            <w:r w:rsidRPr="00774850">
              <w:rPr>
                <w:rFonts w:eastAsia="仿宋"/>
                <w:lang w:eastAsia="zh-CN"/>
              </w:rPr>
              <w:t>成都市酒店</w:t>
            </w:r>
            <w:del w:id="11" w:author="user" w:date="2019-06-17T15:52:00Z">
              <w:r w:rsidRPr="00774850" w:rsidDel="007E3F5C">
                <w:rPr>
                  <w:rFonts w:eastAsia="仿宋"/>
                  <w:lang w:eastAsia="zh-CN"/>
                </w:rPr>
                <w:delText>类</w:delText>
              </w:r>
            </w:del>
            <w:r w:rsidRPr="00774850">
              <w:rPr>
                <w:rFonts w:eastAsia="仿宋"/>
                <w:lang w:eastAsia="zh-CN"/>
              </w:rPr>
              <w:t>商业地产开发市场</w:t>
            </w:r>
          </w:p>
          <w:p w:rsidR="00C853CE" w:rsidRPr="00774850" w:rsidRDefault="00C853CE" w:rsidP="00111978">
            <w:pPr>
              <w:pStyle w:val="af0"/>
              <w:widowControl w:val="0"/>
              <w:numPr>
                <w:ilvl w:val="0"/>
                <w:numId w:val="8"/>
              </w:numPr>
              <w:snapToGrid w:val="0"/>
              <w:jc w:val="both"/>
              <w:rPr>
                <w:rFonts w:eastAsia="仿宋"/>
                <w:lang w:eastAsia="zh-CN"/>
              </w:rPr>
            </w:pPr>
            <w:r w:rsidRPr="00774850">
              <w:rPr>
                <w:rFonts w:eastAsia="仿宋"/>
                <w:lang w:eastAsia="zh-CN"/>
              </w:rPr>
              <w:t>重庆市</w:t>
            </w:r>
            <w:ins w:id="12" w:author="user" w:date="2019-06-17T15:54:00Z">
              <w:r w:rsidR="00915947">
                <w:rPr>
                  <w:rFonts w:eastAsia="仿宋" w:hint="eastAsia"/>
                  <w:lang w:eastAsia="zh-CN"/>
                </w:rPr>
                <w:t>商品</w:t>
              </w:r>
              <w:r w:rsidR="00915947" w:rsidRPr="00774850">
                <w:rPr>
                  <w:rFonts w:eastAsia="仿宋"/>
                  <w:lang w:eastAsia="zh-CN"/>
                </w:rPr>
                <w:t>住宅开发</w:t>
              </w:r>
            </w:ins>
            <w:del w:id="13" w:author="user" w:date="2019-06-17T15:52:00Z">
              <w:r w:rsidRPr="00774850" w:rsidDel="007E3F5C">
                <w:rPr>
                  <w:rFonts w:eastAsia="仿宋"/>
                  <w:lang w:eastAsia="zh-CN"/>
                </w:rPr>
                <w:delText>住宅地产开发销售</w:delText>
              </w:r>
            </w:del>
            <w:r w:rsidRPr="00774850">
              <w:rPr>
                <w:rFonts w:eastAsia="仿宋"/>
                <w:lang w:eastAsia="zh-CN"/>
              </w:rPr>
              <w:t>市场</w:t>
            </w:r>
          </w:p>
          <w:p w:rsidR="00C853CE" w:rsidRPr="00774850" w:rsidRDefault="00C853CE" w:rsidP="00111978">
            <w:pPr>
              <w:pStyle w:val="af0"/>
              <w:widowControl w:val="0"/>
              <w:numPr>
                <w:ilvl w:val="0"/>
                <w:numId w:val="8"/>
              </w:numPr>
              <w:snapToGrid w:val="0"/>
              <w:jc w:val="both"/>
              <w:rPr>
                <w:rFonts w:eastAsia="仿宋"/>
                <w:lang w:eastAsia="zh-CN"/>
              </w:rPr>
            </w:pPr>
            <w:r w:rsidRPr="00774850">
              <w:rPr>
                <w:rFonts w:eastAsia="仿宋"/>
                <w:lang w:eastAsia="zh-CN"/>
              </w:rPr>
              <w:t>苏州市写字楼</w:t>
            </w:r>
            <w:bookmarkStart w:id="14" w:name="_GoBack"/>
            <w:bookmarkEnd w:id="14"/>
            <w:del w:id="15" w:author="user" w:date="2019-06-17T15:55:00Z">
              <w:r w:rsidRPr="00774850" w:rsidDel="003027FD">
                <w:rPr>
                  <w:rFonts w:eastAsia="仿宋"/>
                  <w:lang w:eastAsia="zh-CN"/>
                </w:rPr>
                <w:delText>地产</w:delText>
              </w:r>
            </w:del>
            <w:r w:rsidRPr="00774850">
              <w:rPr>
                <w:rFonts w:eastAsia="仿宋"/>
                <w:lang w:eastAsia="zh-CN"/>
              </w:rPr>
              <w:t>开发运营市场</w:t>
            </w:r>
          </w:p>
          <w:p w:rsidR="00C853CE" w:rsidRPr="00774850" w:rsidDel="007E3F5C" w:rsidRDefault="00C853CE" w:rsidP="00111978">
            <w:pPr>
              <w:pStyle w:val="af0"/>
              <w:widowControl w:val="0"/>
              <w:numPr>
                <w:ilvl w:val="0"/>
                <w:numId w:val="8"/>
              </w:numPr>
              <w:snapToGrid w:val="0"/>
              <w:jc w:val="both"/>
              <w:rPr>
                <w:del w:id="16" w:author="user" w:date="2019-06-17T15:52:00Z"/>
                <w:rFonts w:eastAsia="仿宋"/>
                <w:lang w:eastAsia="zh-CN"/>
              </w:rPr>
            </w:pPr>
            <w:del w:id="17" w:author="user" w:date="2019-06-17T15:52:00Z">
              <w:r w:rsidRPr="00774850" w:rsidDel="007E3F5C">
                <w:rPr>
                  <w:rFonts w:eastAsia="仿宋"/>
                  <w:lang w:eastAsia="zh-CN"/>
                </w:rPr>
                <w:delText>无锡市住宅地产开发销售市场</w:delText>
              </w:r>
            </w:del>
          </w:p>
          <w:p w:rsidR="00C853CE" w:rsidRPr="00774850" w:rsidRDefault="00C853CE" w:rsidP="00111978">
            <w:pPr>
              <w:pStyle w:val="af0"/>
              <w:widowControl w:val="0"/>
              <w:numPr>
                <w:ilvl w:val="0"/>
                <w:numId w:val="8"/>
              </w:numPr>
              <w:snapToGrid w:val="0"/>
              <w:jc w:val="both"/>
              <w:rPr>
                <w:rFonts w:eastAsia="仿宋"/>
                <w:lang w:eastAsia="zh-CN"/>
              </w:rPr>
            </w:pPr>
            <w:r w:rsidRPr="00774850">
              <w:rPr>
                <w:rFonts w:eastAsia="仿宋"/>
                <w:lang w:eastAsia="zh-CN"/>
              </w:rPr>
              <w:t>无锡市零售商业地产开发运营市场</w:t>
            </w:r>
          </w:p>
          <w:p w:rsidR="00C853CE" w:rsidRPr="00774850" w:rsidRDefault="00C853CE" w:rsidP="00111978">
            <w:pPr>
              <w:pStyle w:val="af0"/>
              <w:widowControl w:val="0"/>
              <w:numPr>
                <w:ilvl w:val="0"/>
                <w:numId w:val="8"/>
              </w:numPr>
              <w:snapToGrid w:val="0"/>
              <w:jc w:val="both"/>
              <w:rPr>
                <w:rFonts w:eastAsia="仿宋"/>
                <w:lang w:eastAsia="zh-CN"/>
              </w:rPr>
            </w:pPr>
            <w:r w:rsidRPr="00774850">
              <w:rPr>
                <w:rFonts w:eastAsia="仿宋"/>
                <w:lang w:eastAsia="zh-CN"/>
              </w:rPr>
              <w:lastRenderedPageBreak/>
              <w:t>成都市酒店运营管理服务市场</w:t>
            </w:r>
          </w:p>
          <w:p w:rsidR="00FE623E" w:rsidRPr="00774850" w:rsidRDefault="00FE623E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FE623E" w:rsidRPr="00774850" w:rsidRDefault="00607CD8" w:rsidP="00111978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774850">
              <w:rPr>
                <w:rFonts w:ascii="Times New Roman" w:eastAsia="仿宋" w:hAnsi="Times New Roman"/>
                <w:b/>
                <w:sz w:val="24"/>
                <w:szCs w:val="24"/>
              </w:rPr>
              <w:t>201</w:t>
            </w:r>
            <w:r>
              <w:rPr>
                <w:rFonts w:ascii="Times New Roman" w:eastAsia="仿宋" w:hAnsi="Times New Roman" w:hint="eastAsia"/>
                <w:b/>
                <w:sz w:val="24"/>
                <w:szCs w:val="24"/>
              </w:rPr>
              <w:t>8</w:t>
            </w:r>
            <w:r w:rsidR="001E46E7" w:rsidRPr="00774850">
              <w:rPr>
                <w:rFonts w:ascii="Times New Roman" w:eastAsia="仿宋" w:hAnsi="Times New Roman"/>
                <w:b/>
                <w:sz w:val="24"/>
                <w:szCs w:val="24"/>
              </w:rPr>
              <w:t>年</w:t>
            </w:r>
            <w:r w:rsidR="00AB1188" w:rsidRPr="00774850">
              <w:rPr>
                <w:rFonts w:ascii="Times New Roman" w:eastAsia="仿宋" w:hAnsi="Times New Roman"/>
                <w:b/>
                <w:sz w:val="24"/>
                <w:szCs w:val="24"/>
              </w:rPr>
              <w:t>集中各方</w:t>
            </w:r>
            <w:r w:rsidR="00FE623E" w:rsidRPr="00774850">
              <w:rPr>
                <w:rFonts w:ascii="Times New Roman" w:eastAsia="仿宋" w:hAnsi="Times New Roman"/>
                <w:b/>
                <w:sz w:val="24"/>
                <w:szCs w:val="24"/>
              </w:rPr>
              <w:t>的市场份额：</w:t>
            </w:r>
          </w:p>
          <w:tbl>
            <w:tblPr>
              <w:tblW w:w="6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  <w:tblPrChange w:id="18" w:author="user" w:date="2019-06-17T15:54:00Z">
                <w:tblPr>
                  <w:tblW w:w="7536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</w:tblPrChange>
            </w:tblPr>
            <w:tblGrid>
              <w:gridCol w:w="2297"/>
              <w:gridCol w:w="1134"/>
              <w:gridCol w:w="1449"/>
              <w:gridCol w:w="1449"/>
              <w:tblGridChange w:id="19">
                <w:tblGrid>
                  <w:gridCol w:w="2297"/>
                  <w:gridCol w:w="1134"/>
                  <w:gridCol w:w="1449"/>
                  <w:gridCol w:w="1449"/>
                </w:tblGrid>
              </w:tblGridChange>
            </w:tblGrid>
            <w:tr w:rsidR="00E136B6" w:rsidRPr="00774850" w:rsidTr="00E136B6">
              <w:trPr>
                <w:trHeight w:val="311"/>
                <w:trPrChange w:id="20" w:author="user" w:date="2019-06-17T15:54:00Z">
                  <w:trPr>
                    <w:trHeight w:val="311"/>
                  </w:trPr>
                </w:trPrChange>
              </w:trPr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vAlign w:val="center"/>
                  <w:tcPrChange w:id="21" w:author="user" w:date="2019-06-17T15:54:00Z">
                    <w:tcPr>
                      <w:tcW w:w="229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shd w:val="clear" w:color="auto" w:fill="948A54"/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vAlign w:val="center"/>
                  <w:hideMark/>
                  <w:tcPrChange w:id="22" w:author="user" w:date="2019-06-17T15:54:00Z"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shd w:val="clear" w:color="auto" w:fill="948A54"/>
                      <w:vAlign w:val="center"/>
                      <w:hideMark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CDL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vAlign w:val="center"/>
                  <w:hideMark/>
                  <w:tcPrChange w:id="23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shd w:val="clear" w:color="auto" w:fill="948A54"/>
                      <w:vAlign w:val="center"/>
                      <w:hideMark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协信控股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48A54"/>
                  <w:vAlign w:val="center"/>
                  <w:tcPrChange w:id="24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shd w:val="clear" w:color="auto" w:fill="948A54"/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  <w:t>各方合计</w:t>
                  </w:r>
                </w:p>
              </w:tc>
            </w:tr>
            <w:tr w:rsidR="00E136B6" w:rsidRPr="00774850" w:rsidTr="00E136B6">
              <w:trPr>
                <w:trHeight w:val="319"/>
                <w:trPrChange w:id="25" w:author="user" w:date="2019-06-17T15:54:00Z">
                  <w:trPr>
                    <w:trHeight w:val="319"/>
                  </w:trPr>
                </w:trPrChange>
              </w:trPr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26" w:author="user" w:date="2019-06-17T15:54:00Z">
                    <w:tcPr>
                      <w:tcW w:w="229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上海市写字楼</w:t>
                  </w:r>
                  <w:del w:id="27" w:author="user" w:date="2019-06-17T15:55:00Z">
                    <w:r w:rsidRPr="00774850" w:rsidDel="003027FD">
                      <w:rPr>
                        <w:rFonts w:ascii="Times New Roman" w:eastAsia="仿宋" w:hAnsi="Times New Roman"/>
                        <w:sz w:val="24"/>
                        <w:szCs w:val="24"/>
                      </w:rPr>
                      <w:delText>地产</w:delText>
                    </w:r>
                  </w:del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开发运营市场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28" w:author="user" w:date="2019-06-17T15:54:00Z"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29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DD711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30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E136B6" w:rsidRPr="00774850" w:rsidTr="00E136B6">
              <w:trPr>
                <w:trHeight w:val="292"/>
                <w:trPrChange w:id="31" w:author="user" w:date="2019-06-17T15:54:00Z">
                  <w:trPr>
                    <w:trHeight w:val="292"/>
                  </w:trPr>
                </w:trPrChange>
              </w:trPr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32" w:author="user" w:date="2019-06-17T15:54:00Z">
                    <w:tcPr>
                      <w:tcW w:w="229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成都市</w:t>
                  </w:r>
                  <w:ins w:id="33" w:author="user" w:date="2019-06-17T15:54:00Z">
                    <w:r w:rsidRPr="00915947">
                      <w:rPr>
                        <w:rFonts w:ascii="Times New Roman" w:eastAsia="仿宋" w:hAnsi="Times New Roman" w:hint="eastAsia"/>
                        <w:sz w:val="24"/>
                        <w:szCs w:val="24"/>
                      </w:rPr>
                      <w:t>商品住宅开发</w:t>
                    </w:r>
                  </w:ins>
                  <w:del w:id="34" w:author="user" w:date="2019-06-17T15:54:00Z">
                    <w:r w:rsidRPr="00774850" w:rsidDel="00915947">
                      <w:rPr>
                        <w:rFonts w:ascii="Times New Roman" w:eastAsia="仿宋" w:hAnsi="Times New Roman"/>
                        <w:sz w:val="24"/>
                        <w:szCs w:val="24"/>
                      </w:rPr>
                      <w:delText>住宅地产开发销售</w:delText>
                    </w:r>
                  </w:del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35" w:author="user" w:date="2019-06-17T15:54:00Z"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36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DD711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37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E136B6" w:rsidRPr="00774850" w:rsidTr="00E136B6">
              <w:trPr>
                <w:trHeight w:val="328"/>
                <w:trPrChange w:id="38" w:author="user" w:date="2019-06-17T15:54:00Z">
                  <w:trPr>
                    <w:trHeight w:val="328"/>
                  </w:trPr>
                </w:trPrChange>
              </w:trPr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39" w:author="user" w:date="2019-06-17T15:54:00Z">
                    <w:tcPr>
                      <w:tcW w:w="229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pStyle w:val="af0"/>
                    <w:widowControl w:val="0"/>
                    <w:snapToGrid w:val="0"/>
                    <w:ind w:firstLine="0"/>
                    <w:jc w:val="both"/>
                    <w:rPr>
                      <w:rFonts w:eastAsia="仿宋"/>
                      <w:b/>
                      <w:lang w:eastAsia="zh-CN"/>
                    </w:rPr>
                  </w:pPr>
                  <w:r w:rsidRPr="00774850">
                    <w:rPr>
                      <w:rFonts w:eastAsia="仿宋"/>
                      <w:lang w:eastAsia="zh-CN"/>
                    </w:rPr>
                    <w:t>成都市酒店</w:t>
                  </w:r>
                  <w:del w:id="40" w:author="user" w:date="2019-06-17T15:53:00Z">
                    <w:r w:rsidRPr="00774850" w:rsidDel="00915947">
                      <w:rPr>
                        <w:rFonts w:eastAsia="仿宋"/>
                        <w:lang w:eastAsia="zh-CN"/>
                      </w:rPr>
                      <w:delText>类</w:delText>
                    </w:r>
                  </w:del>
                  <w:r w:rsidRPr="00774850">
                    <w:rPr>
                      <w:rFonts w:eastAsia="仿宋"/>
                      <w:lang w:eastAsia="zh-CN"/>
                    </w:rPr>
                    <w:t>商业地产开发市场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41" w:author="user" w:date="2019-06-17T15:54:00Z"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42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DD711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43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[5-10]%</w:t>
                  </w:r>
                </w:p>
              </w:tc>
            </w:tr>
            <w:tr w:rsidR="00E136B6" w:rsidRPr="00774850" w:rsidTr="00E136B6">
              <w:trPr>
                <w:trHeight w:val="319"/>
                <w:trPrChange w:id="44" w:author="user" w:date="2019-06-17T15:54:00Z">
                  <w:trPr>
                    <w:trHeight w:val="319"/>
                  </w:trPr>
                </w:trPrChange>
              </w:trPr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45" w:author="user" w:date="2019-06-17T15:54:00Z">
                    <w:tcPr>
                      <w:tcW w:w="229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pStyle w:val="af0"/>
                    <w:widowControl w:val="0"/>
                    <w:snapToGrid w:val="0"/>
                    <w:ind w:firstLine="0"/>
                    <w:jc w:val="both"/>
                    <w:rPr>
                      <w:rFonts w:eastAsia="仿宋"/>
                      <w:lang w:eastAsia="zh-CN"/>
                    </w:rPr>
                  </w:pPr>
                  <w:r w:rsidRPr="00774850">
                    <w:rPr>
                      <w:rFonts w:eastAsia="仿宋"/>
                      <w:lang w:eastAsia="zh-CN"/>
                    </w:rPr>
                    <w:t>重庆市</w:t>
                  </w:r>
                  <w:ins w:id="46" w:author="user" w:date="2019-06-17T15:54:00Z">
                    <w:r w:rsidRPr="00915947">
                      <w:rPr>
                        <w:rFonts w:eastAsia="仿宋" w:hint="eastAsia"/>
                        <w:lang w:eastAsia="zh-CN"/>
                      </w:rPr>
                      <w:t>商品住宅开发</w:t>
                    </w:r>
                  </w:ins>
                  <w:del w:id="47" w:author="user" w:date="2019-06-17T15:54:00Z">
                    <w:r w:rsidRPr="00774850" w:rsidDel="00915947">
                      <w:rPr>
                        <w:rFonts w:eastAsia="仿宋"/>
                        <w:lang w:eastAsia="zh-CN"/>
                      </w:rPr>
                      <w:delText>住宅地产开发销售</w:delText>
                    </w:r>
                  </w:del>
                  <w:r w:rsidRPr="00774850">
                    <w:rPr>
                      <w:rFonts w:eastAsia="仿宋"/>
                      <w:lang w:eastAsia="zh-CN"/>
                    </w:rPr>
                    <w:t>市场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48" w:author="user" w:date="2019-06-17T15:54:00Z"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49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DD711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50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E136B6" w:rsidRPr="00774850" w:rsidTr="00E136B6">
              <w:trPr>
                <w:trHeight w:val="292"/>
                <w:trPrChange w:id="51" w:author="user" w:date="2019-06-17T15:54:00Z">
                  <w:trPr>
                    <w:trHeight w:val="292"/>
                  </w:trPr>
                </w:trPrChange>
              </w:trPr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52" w:author="user" w:date="2019-06-17T15:54:00Z">
                    <w:tcPr>
                      <w:tcW w:w="229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pStyle w:val="af0"/>
                    <w:widowControl w:val="0"/>
                    <w:snapToGrid w:val="0"/>
                    <w:ind w:firstLine="0"/>
                    <w:jc w:val="both"/>
                    <w:rPr>
                      <w:rFonts w:eastAsia="仿宋"/>
                      <w:lang w:eastAsia="zh-CN"/>
                    </w:rPr>
                  </w:pPr>
                  <w:r w:rsidRPr="00774850">
                    <w:rPr>
                      <w:rFonts w:eastAsia="仿宋"/>
                      <w:lang w:eastAsia="zh-CN"/>
                    </w:rPr>
                    <w:t>苏州市写字楼</w:t>
                  </w:r>
                  <w:del w:id="53" w:author="user" w:date="2019-06-17T15:55:00Z">
                    <w:r w:rsidRPr="00774850" w:rsidDel="003027FD">
                      <w:rPr>
                        <w:rFonts w:eastAsia="仿宋"/>
                        <w:lang w:eastAsia="zh-CN"/>
                      </w:rPr>
                      <w:delText>地产</w:delText>
                    </w:r>
                  </w:del>
                  <w:r w:rsidRPr="00774850">
                    <w:rPr>
                      <w:rFonts w:eastAsia="仿宋"/>
                      <w:lang w:eastAsia="zh-CN"/>
                    </w:rPr>
                    <w:t>开发运营市场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54" w:author="user" w:date="2019-06-17T15:54:00Z"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55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DD711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56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[5-10]</w:t>
                  </w:r>
                  <w:r w:rsidRPr="00774850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E136B6" w:rsidRPr="00774850" w:rsidDel="00915947" w:rsidTr="00E136B6">
              <w:trPr>
                <w:trHeight w:val="328"/>
                <w:del w:id="57" w:author="user" w:date="2019-06-17T15:53:00Z"/>
                <w:trPrChange w:id="58" w:author="user" w:date="2019-06-17T15:54:00Z">
                  <w:trPr>
                    <w:trHeight w:val="328"/>
                  </w:trPr>
                </w:trPrChange>
              </w:trPr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59" w:author="user" w:date="2019-06-17T15:54:00Z">
                    <w:tcPr>
                      <w:tcW w:w="229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Del="00915947" w:rsidRDefault="00E136B6" w:rsidP="00111978">
                  <w:pPr>
                    <w:adjustRightInd w:val="0"/>
                    <w:snapToGrid w:val="0"/>
                    <w:rPr>
                      <w:del w:id="60" w:author="user" w:date="2019-06-17T15:53:00Z"/>
                      <w:rFonts w:ascii="Times New Roman" w:eastAsia="仿宋" w:hAnsi="Times New Roman"/>
                      <w:sz w:val="24"/>
                      <w:szCs w:val="24"/>
                    </w:rPr>
                  </w:pPr>
                  <w:del w:id="61" w:author="user" w:date="2019-06-17T15:53:00Z">
                    <w:r w:rsidRPr="00774850" w:rsidDel="00915947">
                      <w:rPr>
                        <w:rFonts w:ascii="Times New Roman" w:eastAsia="仿宋" w:hAnsi="Times New Roman"/>
                        <w:sz w:val="24"/>
                        <w:szCs w:val="24"/>
                      </w:rPr>
                      <w:delText>无锡市住宅地产开发销售市场</w:delText>
                    </w:r>
                  </w:del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62" w:author="user" w:date="2019-06-17T15:54:00Z"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Del="00915947" w:rsidRDefault="00E136B6" w:rsidP="00111978">
                  <w:pPr>
                    <w:adjustRightInd w:val="0"/>
                    <w:snapToGrid w:val="0"/>
                    <w:jc w:val="center"/>
                    <w:rPr>
                      <w:del w:id="63" w:author="user" w:date="2019-06-17T15:53:00Z"/>
                      <w:rFonts w:ascii="Times New Roman" w:eastAsia="仿宋" w:hAnsi="Times New Roman"/>
                      <w:sz w:val="24"/>
                      <w:szCs w:val="24"/>
                    </w:rPr>
                  </w:pPr>
                  <w:del w:id="64" w:author="user" w:date="2019-06-17T15:53:00Z">
                    <w:r w:rsidRPr="00774850" w:rsidDel="00915947">
                      <w:rPr>
                        <w:rFonts w:ascii="Times New Roman" w:eastAsia="仿宋" w:hAnsi="Times New Roman"/>
                        <w:sz w:val="24"/>
                        <w:szCs w:val="24"/>
                      </w:rPr>
                      <w:delText>[0-5]%</w:delText>
                    </w:r>
                  </w:del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65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Del="00915947" w:rsidRDefault="00E136B6" w:rsidP="00DD7118">
                  <w:pPr>
                    <w:adjustRightInd w:val="0"/>
                    <w:snapToGrid w:val="0"/>
                    <w:jc w:val="center"/>
                    <w:rPr>
                      <w:del w:id="66" w:author="user" w:date="2019-06-17T15:53:00Z"/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del w:id="67" w:author="user" w:date="2019-06-17T15:53:00Z">
                    <w:r w:rsidRPr="00774850" w:rsidDel="00915947">
                      <w:rPr>
                        <w:rFonts w:ascii="Times New Roman" w:eastAsia="仿宋" w:hAnsi="Times New Roman"/>
                        <w:sz w:val="24"/>
                        <w:szCs w:val="24"/>
                      </w:rPr>
                      <w:delText>[0-5]%</w:delText>
                    </w:r>
                  </w:del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68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Del="00915947" w:rsidRDefault="00E136B6" w:rsidP="00111978">
                  <w:pPr>
                    <w:adjustRightInd w:val="0"/>
                    <w:snapToGrid w:val="0"/>
                    <w:jc w:val="center"/>
                    <w:rPr>
                      <w:del w:id="69" w:author="user" w:date="2019-06-17T15:53:00Z"/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del w:id="70" w:author="user" w:date="2019-06-17T15:53:00Z">
                    <w:r w:rsidRPr="00774850" w:rsidDel="00915947">
                      <w:rPr>
                        <w:rFonts w:ascii="Times New Roman" w:eastAsia="仿宋" w:hAnsi="Times New Roman"/>
                        <w:sz w:val="24"/>
                        <w:szCs w:val="24"/>
                      </w:rPr>
                      <w:delText>[0-5]%</w:delText>
                    </w:r>
                  </w:del>
                </w:p>
              </w:tc>
            </w:tr>
            <w:tr w:rsidR="00E136B6" w:rsidRPr="00774850" w:rsidTr="00E136B6">
              <w:trPr>
                <w:trHeight w:val="328"/>
                <w:trPrChange w:id="71" w:author="user" w:date="2019-06-17T15:54:00Z">
                  <w:trPr>
                    <w:trHeight w:val="328"/>
                  </w:trPr>
                </w:trPrChange>
              </w:trPr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72" w:author="user" w:date="2019-06-17T15:54:00Z">
                    <w:tcPr>
                      <w:tcW w:w="229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无锡市零售商业地产开发运营市场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73" w:author="user" w:date="2019-06-17T15:54:00Z"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74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DD711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75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E136B6" w:rsidRPr="00774850" w:rsidTr="00E136B6">
              <w:trPr>
                <w:trHeight w:val="328"/>
                <w:trPrChange w:id="76" w:author="user" w:date="2019-06-17T15:54:00Z">
                  <w:trPr>
                    <w:trHeight w:val="328"/>
                  </w:trPr>
                </w:trPrChange>
              </w:trPr>
              <w:tc>
                <w:tcPr>
                  <w:tcW w:w="22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77" w:author="user" w:date="2019-06-17T15:54:00Z">
                    <w:tcPr>
                      <w:tcW w:w="2297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pStyle w:val="af0"/>
                    <w:widowControl w:val="0"/>
                    <w:snapToGrid w:val="0"/>
                    <w:ind w:firstLine="0"/>
                    <w:jc w:val="both"/>
                    <w:rPr>
                      <w:rFonts w:eastAsia="仿宋"/>
                      <w:lang w:eastAsia="zh-CN"/>
                    </w:rPr>
                  </w:pPr>
                  <w:r w:rsidRPr="00774850">
                    <w:rPr>
                      <w:rFonts w:eastAsia="仿宋"/>
                      <w:lang w:eastAsia="zh-CN"/>
                    </w:rPr>
                    <w:t>成都市酒店运营管理服务市场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78" w:author="user" w:date="2019-06-17T15:54:00Z">
                    <w:tcPr>
                      <w:tcW w:w="1134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79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DD711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tcPrChange w:id="80" w:author="user" w:date="2019-06-17T15:54:00Z">
                    <w:tcPr>
                      <w:tcW w:w="1449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</w:tcPrChange>
                </w:tcPr>
                <w:p w:rsidR="00E136B6" w:rsidRPr="00774850" w:rsidRDefault="00E136B6" w:rsidP="00111978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774850">
                    <w:rPr>
                      <w:rFonts w:ascii="Times New Roman" w:eastAsia="仿宋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:rsidR="00225353" w:rsidRPr="0047534C" w:rsidRDefault="00225353" w:rsidP="00111978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</w:p>
          <w:p w:rsidR="00FE623E" w:rsidRPr="0047534C" w:rsidRDefault="00FE623E" w:rsidP="00111978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</w:p>
        </w:tc>
      </w:tr>
    </w:tbl>
    <w:p w:rsidR="00070BDC" w:rsidRPr="0047534C" w:rsidRDefault="00070BDC" w:rsidP="00E16AB2">
      <w:pPr>
        <w:rPr>
          <w:rFonts w:ascii="Times New Roman" w:eastAsia="仿宋" w:hAnsi="Times New Roman"/>
          <w:sz w:val="22"/>
        </w:rPr>
      </w:pPr>
    </w:p>
    <w:sectPr w:rsidR="00070BDC" w:rsidRPr="0047534C" w:rsidSect="00F43980">
      <w:headerReference w:type="default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336" w:rsidRDefault="00954336" w:rsidP="00094095">
      <w:r>
        <w:separator/>
      </w:r>
    </w:p>
  </w:endnote>
  <w:endnote w:type="continuationSeparator" w:id="0">
    <w:p w:rsidR="00954336" w:rsidRDefault="0095433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065" w:rsidRDefault="00954336">
    <w:pPr>
      <w:pStyle w:val="a7"/>
      <w:spacing w:line="20" w:lineRule="exac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zmpTrailer_2832_2" o:spid="_x0000_s2050" type="#_x0000_t202" style="position:absolute;left:0;text-align:left;margin-left:0;margin-top:0;width:201.6pt;height:20.15pt;z-index:-1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" filled="f" stroked="f">
          <v:textbox inset="0,0,0,0">
            <w:txbxContent>
              <w:p w:rsidR="004F0065" w:rsidRDefault="00954336">
                <w:pPr>
                  <w:pStyle w:val="MacPacTrailer"/>
                </w:pPr>
                <w:r>
                  <w:fldChar w:fldCharType="begin"/>
                </w:r>
                <w:r>
                  <w:instrText xml:space="preserve"> DOCPROPERTY  docId </w:instrText>
                </w:r>
                <w:r>
                  <w:fldChar w:fldCharType="separate"/>
                </w:r>
                <w:r w:rsidR="00AE7CB3">
                  <w:t>BEI1084870</w:t>
                </w:r>
                <w:r>
                  <w:fldChar w:fldCharType="end"/>
                </w:r>
                <w:r w:rsidR="004F0065">
                  <w:t>/</w:t>
                </w:r>
                <w:r>
                  <w:fldChar w:fldCharType="begin"/>
                </w:r>
                <w:r>
                  <w:instrText xml:space="preserve"> DOCPROPERTY  docVersion </w:instrText>
                </w:r>
                <w:r>
                  <w:fldChar w:fldCharType="separate"/>
                </w:r>
                <w:r w:rsidR="00AE7CB3">
                  <w:t>5</w:t>
                </w:r>
                <w:r>
                  <w:fldChar w:fldCharType="end"/>
                </w:r>
                <w:r w:rsidR="004F0065">
                  <w:t xml:space="preserve">   </w:t>
                </w:r>
                <w:r w:rsidR="004F0065">
                  <w:fldChar w:fldCharType="begin"/>
                </w:r>
                <w:r w:rsidR="004F0065">
                  <w:instrText xml:space="preserve"> IF </w:instrText>
                </w:r>
                <w:r>
                  <w:fldChar w:fldCharType="begin"/>
                </w:r>
                <w:r>
                  <w:instrText xml:space="preserve"> DOCPROPERTY  docIncludeCliMat </w:instrText>
                </w:r>
                <w:r>
                  <w:fldChar w:fldCharType="separate"/>
                </w:r>
                <w:r w:rsidR="00AE7CB3">
                  <w:instrText>true</w:instrText>
                </w:r>
                <w:r>
                  <w:fldChar w:fldCharType="end"/>
                </w:r>
                <w:r w:rsidR="004F0065">
                  <w:instrText xml:space="preserve"> = true </w:instrText>
                </w:r>
                <w:r>
                  <w:fldChar w:fldCharType="begin"/>
                </w:r>
                <w:r>
                  <w:instrText xml:space="preserve"> DOCPROPERTY  docCliMat </w:instrText>
                </w:r>
                <w:r>
                  <w:fldChar w:fldCharType="separate"/>
                </w:r>
                <w:r w:rsidR="00AE7CB3">
                  <w:instrText>168072-0001</w:instrText>
                </w:r>
                <w:r>
                  <w:fldChar w:fldCharType="end"/>
                </w:r>
                <w:r w:rsidR="004F0065">
                  <w:instrText xml:space="preserve">  </w:instrText>
                </w:r>
                <w:r w:rsidR="004F0065">
                  <w:fldChar w:fldCharType="separate"/>
                </w:r>
                <w:r w:rsidR="00AE7CB3">
                  <w:rPr>
                    <w:noProof/>
                  </w:rPr>
                  <w:t>168072-0001</w:t>
                </w:r>
                <w:r w:rsidR="004F0065">
                  <w:fldChar w:fldCharType="end"/>
                </w:r>
              </w:p>
              <w:p w:rsidR="004F0065" w:rsidRDefault="004F0065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336" w:rsidRDefault="00954336" w:rsidP="00094095">
      <w:r>
        <w:separator/>
      </w:r>
    </w:p>
  </w:footnote>
  <w:footnote w:type="continuationSeparator" w:id="0">
    <w:p w:rsidR="00954336" w:rsidRDefault="00954336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694" w:rsidRDefault="00380694" w:rsidP="00380694">
    <w:pPr>
      <w:pStyle w:val="a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35E24"/>
    <w:multiLevelType w:val="hybridMultilevel"/>
    <w:tmpl w:val="D4D226A6"/>
    <w:lvl w:ilvl="0" w:tplc="259889F2">
      <w:start w:val="1"/>
      <w:numFmt w:val="decimal"/>
      <w:lvlText w:val="%1)"/>
      <w:lvlJc w:val="left"/>
      <w:pPr>
        <w:ind w:left="84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D8E42B9"/>
    <w:multiLevelType w:val="hybridMultilevel"/>
    <w:tmpl w:val="D1289448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A0321F8"/>
    <w:multiLevelType w:val="hybridMultilevel"/>
    <w:tmpl w:val="D4D226A6"/>
    <w:lvl w:ilvl="0" w:tplc="259889F2">
      <w:start w:val="1"/>
      <w:numFmt w:val="decimal"/>
      <w:lvlText w:val="%1)"/>
      <w:lvlJc w:val="left"/>
      <w:pPr>
        <w:ind w:left="84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37C048B"/>
    <w:multiLevelType w:val="hybridMultilevel"/>
    <w:tmpl w:val="AF2A4ADE"/>
    <w:lvl w:ilvl="0" w:tplc="5D9CA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AE2558B"/>
    <w:multiLevelType w:val="hybridMultilevel"/>
    <w:tmpl w:val="F7AC14D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04C6D83"/>
    <w:multiLevelType w:val="hybridMultilevel"/>
    <w:tmpl w:val="D4D226A6"/>
    <w:lvl w:ilvl="0" w:tplc="259889F2">
      <w:start w:val="1"/>
      <w:numFmt w:val="decimal"/>
      <w:lvlText w:val="%1)"/>
      <w:lvlJc w:val="left"/>
      <w:pPr>
        <w:ind w:left="84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9F13A7D"/>
    <w:multiLevelType w:val="hybridMultilevel"/>
    <w:tmpl w:val="2D38102A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1A12747"/>
    <w:multiLevelType w:val="hybridMultilevel"/>
    <w:tmpl w:val="ECC6FF0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65FC30F7"/>
    <w:multiLevelType w:val="hybridMultilevel"/>
    <w:tmpl w:val="D4D226A6"/>
    <w:lvl w:ilvl="0" w:tplc="259889F2">
      <w:start w:val="1"/>
      <w:numFmt w:val="decimal"/>
      <w:lvlText w:val="%1)"/>
      <w:lvlJc w:val="left"/>
      <w:pPr>
        <w:ind w:left="84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706B13A5"/>
    <w:multiLevelType w:val="hybridMultilevel"/>
    <w:tmpl w:val="B6F8F3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649174D"/>
    <w:multiLevelType w:val="hybridMultilevel"/>
    <w:tmpl w:val="D4D226A6"/>
    <w:lvl w:ilvl="0" w:tplc="259889F2">
      <w:start w:val="1"/>
      <w:numFmt w:val="decimal"/>
      <w:lvlText w:val="%1)"/>
      <w:lvlJc w:val="left"/>
      <w:pPr>
        <w:ind w:left="84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1"/>
  </w:num>
  <w:num w:numId="8">
    <w:abstractNumId w:val="9"/>
  </w:num>
  <w:num w:numId="9">
    <w:abstractNumId w:val="4"/>
  </w:num>
  <w:num w:numId="10">
    <w:abstractNumId w:val="0"/>
  </w:num>
  <w:num w:numId="11">
    <w:abstractNumId w:val="5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revisionView w:markup="0"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375B0"/>
    <w:rsid w:val="00042C44"/>
    <w:rsid w:val="00050437"/>
    <w:rsid w:val="000626CD"/>
    <w:rsid w:val="00070BDC"/>
    <w:rsid w:val="00094095"/>
    <w:rsid w:val="000C3FBF"/>
    <w:rsid w:val="000F62EC"/>
    <w:rsid w:val="00111978"/>
    <w:rsid w:val="00137CFF"/>
    <w:rsid w:val="0014035B"/>
    <w:rsid w:val="00140D5D"/>
    <w:rsid w:val="00150500"/>
    <w:rsid w:val="00167677"/>
    <w:rsid w:val="00172D7E"/>
    <w:rsid w:val="001C5B46"/>
    <w:rsid w:val="001E46E7"/>
    <w:rsid w:val="001F0B61"/>
    <w:rsid w:val="00202C4C"/>
    <w:rsid w:val="0020418C"/>
    <w:rsid w:val="00205E2F"/>
    <w:rsid w:val="002136C0"/>
    <w:rsid w:val="00221D21"/>
    <w:rsid w:val="00225353"/>
    <w:rsid w:val="0023513A"/>
    <w:rsid w:val="00240053"/>
    <w:rsid w:val="00260CE8"/>
    <w:rsid w:val="00281603"/>
    <w:rsid w:val="00285C21"/>
    <w:rsid w:val="002A0CF3"/>
    <w:rsid w:val="002E4C07"/>
    <w:rsid w:val="003027FD"/>
    <w:rsid w:val="00327E7D"/>
    <w:rsid w:val="00347182"/>
    <w:rsid w:val="003671CB"/>
    <w:rsid w:val="003801AB"/>
    <w:rsid w:val="00380694"/>
    <w:rsid w:val="00392C39"/>
    <w:rsid w:val="003A1A8B"/>
    <w:rsid w:val="003C4E66"/>
    <w:rsid w:val="003E47FF"/>
    <w:rsid w:val="003F181B"/>
    <w:rsid w:val="003F1EBF"/>
    <w:rsid w:val="003F44EE"/>
    <w:rsid w:val="00403BBA"/>
    <w:rsid w:val="0043715C"/>
    <w:rsid w:val="00437297"/>
    <w:rsid w:val="0046114E"/>
    <w:rsid w:val="00462174"/>
    <w:rsid w:val="00474890"/>
    <w:rsid w:val="0047534C"/>
    <w:rsid w:val="004A7507"/>
    <w:rsid w:val="004B4594"/>
    <w:rsid w:val="004C48BB"/>
    <w:rsid w:val="004E6A47"/>
    <w:rsid w:val="004E6E53"/>
    <w:rsid w:val="004F0065"/>
    <w:rsid w:val="00500496"/>
    <w:rsid w:val="0051481B"/>
    <w:rsid w:val="00545339"/>
    <w:rsid w:val="00546452"/>
    <w:rsid w:val="0054693E"/>
    <w:rsid w:val="00555F32"/>
    <w:rsid w:val="00565CD2"/>
    <w:rsid w:val="00570149"/>
    <w:rsid w:val="0057311D"/>
    <w:rsid w:val="00577457"/>
    <w:rsid w:val="0058041D"/>
    <w:rsid w:val="005A15EE"/>
    <w:rsid w:val="005D5123"/>
    <w:rsid w:val="005D7069"/>
    <w:rsid w:val="005E715A"/>
    <w:rsid w:val="005F0540"/>
    <w:rsid w:val="005F0BFD"/>
    <w:rsid w:val="0060370D"/>
    <w:rsid w:val="00607CD8"/>
    <w:rsid w:val="006341B0"/>
    <w:rsid w:val="006651C8"/>
    <w:rsid w:val="006929D3"/>
    <w:rsid w:val="006A3A30"/>
    <w:rsid w:val="006B4147"/>
    <w:rsid w:val="006C11CD"/>
    <w:rsid w:val="006C7BB5"/>
    <w:rsid w:val="006D6F75"/>
    <w:rsid w:val="006E08C4"/>
    <w:rsid w:val="007155EC"/>
    <w:rsid w:val="007242B6"/>
    <w:rsid w:val="00726AFC"/>
    <w:rsid w:val="00751668"/>
    <w:rsid w:val="00774850"/>
    <w:rsid w:val="00786C11"/>
    <w:rsid w:val="00787D24"/>
    <w:rsid w:val="007B3CC5"/>
    <w:rsid w:val="007E3F5C"/>
    <w:rsid w:val="007F377D"/>
    <w:rsid w:val="00807DD3"/>
    <w:rsid w:val="008204A9"/>
    <w:rsid w:val="00820C0F"/>
    <w:rsid w:val="0082712D"/>
    <w:rsid w:val="008324A1"/>
    <w:rsid w:val="0085025C"/>
    <w:rsid w:val="00851AC3"/>
    <w:rsid w:val="008550A4"/>
    <w:rsid w:val="00863098"/>
    <w:rsid w:val="00873F5E"/>
    <w:rsid w:val="008856BE"/>
    <w:rsid w:val="008857F4"/>
    <w:rsid w:val="008A1B9C"/>
    <w:rsid w:val="008C2E34"/>
    <w:rsid w:val="008C569C"/>
    <w:rsid w:val="008D34AE"/>
    <w:rsid w:val="008E7B8C"/>
    <w:rsid w:val="009131BF"/>
    <w:rsid w:val="00914699"/>
    <w:rsid w:val="00915947"/>
    <w:rsid w:val="00934AC6"/>
    <w:rsid w:val="00951E1A"/>
    <w:rsid w:val="00954336"/>
    <w:rsid w:val="00990ADB"/>
    <w:rsid w:val="00991915"/>
    <w:rsid w:val="009A0F42"/>
    <w:rsid w:val="009B005C"/>
    <w:rsid w:val="009B2CFF"/>
    <w:rsid w:val="009B6A33"/>
    <w:rsid w:val="009E505E"/>
    <w:rsid w:val="009F3040"/>
    <w:rsid w:val="00A06C4D"/>
    <w:rsid w:val="00A13388"/>
    <w:rsid w:val="00A20E75"/>
    <w:rsid w:val="00A3061D"/>
    <w:rsid w:val="00A67CAB"/>
    <w:rsid w:val="00A912CE"/>
    <w:rsid w:val="00AA2F52"/>
    <w:rsid w:val="00AB1188"/>
    <w:rsid w:val="00AB2771"/>
    <w:rsid w:val="00AB29C1"/>
    <w:rsid w:val="00AC629E"/>
    <w:rsid w:val="00AD43D2"/>
    <w:rsid w:val="00AE6017"/>
    <w:rsid w:val="00AE643B"/>
    <w:rsid w:val="00AE7CB3"/>
    <w:rsid w:val="00B0089A"/>
    <w:rsid w:val="00B1651D"/>
    <w:rsid w:val="00B41684"/>
    <w:rsid w:val="00B44A7A"/>
    <w:rsid w:val="00B73B00"/>
    <w:rsid w:val="00B82B21"/>
    <w:rsid w:val="00B853C3"/>
    <w:rsid w:val="00B96A6F"/>
    <w:rsid w:val="00BA1596"/>
    <w:rsid w:val="00BA4EBD"/>
    <w:rsid w:val="00BB1790"/>
    <w:rsid w:val="00BC6627"/>
    <w:rsid w:val="00BC69B3"/>
    <w:rsid w:val="00BD1CB9"/>
    <w:rsid w:val="00BF5016"/>
    <w:rsid w:val="00BF514E"/>
    <w:rsid w:val="00BF5213"/>
    <w:rsid w:val="00BF7486"/>
    <w:rsid w:val="00C053D3"/>
    <w:rsid w:val="00C23EED"/>
    <w:rsid w:val="00C37748"/>
    <w:rsid w:val="00C53CEE"/>
    <w:rsid w:val="00C56E8F"/>
    <w:rsid w:val="00C5720D"/>
    <w:rsid w:val="00C61413"/>
    <w:rsid w:val="00C65CEC"/>
    <w:rsid w:val="00C76D5F"/>
    <w:rsid w:val="00C84A74"/>
    <w:rsid w:val="00C853CE"/>
    <w:rsid w:val="00C868C5"/>
    <w:rsid w:val="00C87D17"/>
    <w:rsid w:val="00CB2837"/>
    <w:rsid w:val="00CC13A5"/>
    <w:rsid w:val="00CD1484"/>
    <w:rsid w:val="00CD35CF"/>
    <w:rsid w:val="00D4428B"/>
    <w:rsid w:val="00D62A91"/>
    <w:rsid w:val="00D64F0A"/>
    <w:rsid w:val="00D8430E"/>
    <w:rsid w:val="00D90741"/>
    <w:rsid w:val="00DB7528"/>
    <w:rsid w:val="00DC40E5"/>
    <w:rsid w:val="00DD7118"/>
    <w:rsid w:val="00DD7D65"/>
    <w:rsid w:val="00DF1860"/>
    <w:rsid w:val="00DF2C87"/>
    <w:rsid w:val="00DF68F0"/>
    <w:rsid w:val="00E05350"/>
    <w:rsid w:val="00E136B6"/>
    <w:rsid w:val="00E16AB2"/>
    <w:rsid w:val="00E37F56"/>
    <w:rsid w:val="00E514E9"/>
    <w:rsid w:val="00E66E51"/>
    <w:rsid w:val="00E71C30"/>
    <w:rsid w:val="00E8098C"/>
    <w:rsid w:val="00EB1320"/>
    <w:rsid w:val="00EB566C"/>
    <w:rsid w:val="00EC478E"/>
    <w:rsid w:val="00EC6878"/>
    <w:rsid w:val="00F37758"/>
    <w:rsid w:val="00F43980"/>
    <w:rsid w:val="00F4418F"/>
    <w:rsid w:val="00F47530"/>
    <w:rsid w:val="00F6008E"/>
    <w:rsid w:val="00F86728"/>
    <w:rsid w:val="00F87C1F"/>
    <w:rsid w:val="00F920C7"/>
    <w:rsid w:val="00FB2154"/>
    <w:rsid w:val="00FC1F4E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  <w:style w:type="paragraph" w:styleId="af0">
    <w:name w:val="List Paragraph"/>
    <w:basedOn w:val="a"/>
    <w:uiPriority w:val="34"/>
    <w:qFormat/>
    <w:rsid w:val="00C853CE"/>
    <w:pPr>
      <w:widowControl/>
      <w:adjustRightInd w:val="0"/>
      <w:ind w:firstLine="420"/>
      <w:jc w:val="left"/>
    </w:pPr>
    <w:rPr>
      <w:rFonts w:ascii="Times New Roman" w:hAnsi="Times New Roman"/>
      <w:kern w:val="0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A7BF4-C36F-487A-B1FF-BA60D2294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Company>Freshfields Bruckhaus Deringer</Company>
  <LinksUpToDate>false</LinksUpToDate>
  <CharactersWithSpaces>1296</CharactersWithSpaces>
  <SharedDoc>false</SharedDoc>
  <HLinks>
    <vt:vector size="12" baseType="variant">
      <vt:variant>
        <vt:i4>1900630</vt:i4>
      </vt:variant>
      <vt:variant>
        <vt:i4>3</vt:i4>
      </vt:variant>
      <vt:variant>
        <vt:i4>0</vt:i4>
      </vt:variant>
      <vt:variant>
        <vt:i4>5</vt:i4>
      </vt:variant>
      <vt:variant>
        <vt:lpwstr>http://fldj.mofcom.gov.cn/article/jyzjzjyajgs/201710/20171002656708.shtml</vt:lpwstr>
      </vt:variant>
      <vt:variant>
        <vt:lpwstr/>
      </vt:variant>
      <vt:variant>
        <vt:i4>2424935</vt:i4>
      </vt:variant>
      <vt:variant>
        <vt:i4>0</vt:i4>
      </vt:variant>
      <vt:variant>
        <vt:i4>0</vt:i4>
      </vt:variant>
      <vt:variant>
        <vt:i4>5</vt:i4>
      </vt:variant>
      <vt:variant>
        <vt:lpwstr>http://www.cvc.com/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subject/>
  <dc:creator>dell</dc:creator>
  <cp:keywords/>
  <cp:lastModifiedBy>user</cp:lastModifiedBy>
  <cp:revision>57</cp:revision>
  <cp:lastPrinted>2017-04-20T05:41:00Z</cp:lastPrinted>
  <dcterms:created xsi:type="dcterms:W3CDTF">2018-07-27T09:06:00Z</dcterms:created>
  <dcterms:modified xsi:type="dcterms:W3CDTF">2019-06-17T07:55:00Z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</Properties>
</file>