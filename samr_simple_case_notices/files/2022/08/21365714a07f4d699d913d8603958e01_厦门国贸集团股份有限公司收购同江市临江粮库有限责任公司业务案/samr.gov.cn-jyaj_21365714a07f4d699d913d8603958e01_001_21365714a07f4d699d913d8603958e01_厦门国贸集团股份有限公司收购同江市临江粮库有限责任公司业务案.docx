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spacing w:line="480" w:lineRule="exact"/>
        <w:rPr>
          <w:rFonts w:ascii="Times New Roman" w:hAnsi="Times New Roman" w:eastAsia="仿宋_GB2312"/>
          <w:sz w:val="28"/>
          <w:szCs w:val="28"/>
        </w:rPr>
      </w:pPr>
    </w:p>
    <w:p>
      <w:pPr>
        <w:spacing w:line="440" w:lineRule="exact"/>
        <w:jc w:val="center"/>
        <w:rPr>
          <w:rFonts w:ascii="Times New Roman" w:hAnsi="Times New Roman" w:eastAsia="黑体"/>
          <w:sz w:val="36"/>
          <w:szCs w:val="36"/>
        </w:rPr>
      </w:pPr>
      <w:r>
        <w:rPr>
          <w:rFonts w:ascii="Times New Roman" w:hAnsi="Times New Roman" w:eastAsia="黑体"/>
          <w:sz w:val="36"/>
          <w:szCs w:val="36"/>
        </w:rPr>
        <w:t>经营者集中简易案件公示表</w:t>
      </w:r>
    </w:p>
    <w:p>
      <w:pPr>
        <w:spacing w:line="440" w:lineRule="exact"/>
        <w:ind w:firstLine="1087" w:firstLineChars="302"/>
        <w:rPr>
          <w:rFonts w:ascii="Times New Roman" w:hAnsi="Times New Roman" w:eastAsia="仿宋_GB2312"/>
          <w:sz w:val="36"/>
          <w:szCs w:val="36"/>
        </w:rPr>
      </w:pPr>
    </w:p>
    <w:tbl>
      <w:tblPr>
        <w:tblStyle w:val="6"/>
        <w:tblW w:w="8758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09"/>
        <w:gridCol w:w="1796"/>
        <w:gridCol w:w="5153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09" w:type="dxa"/>
            <w:shd w:val="clear" w:color="auto" w:fill="D9D9D9"/>
            <w:vAlign w:val="center"/>
          </w:tcPr>
          <w:p>
            <w:pPr>
              <w:spacing w:line="500" w:lineRule="exact"/>
              <w:rPr>
                <w:rFonts w:ascii="宋体" w:hAnsi="宋体"/>
                <w:sz w:val="24"/>
                <w:szCs w:val="24"/>
              </w:rPr>
            </w:pPr>
            <w:r>
              <w:rPr>
                <w:rFonts w:ascii="宋体" w:hAnsi="宋体"/>
                <w:sz w:val="24"/>
                <w:szCs w:val="24"/>
              </w:rPr>
              <w:t>案件名称</w:t>
            </w:r>
          </w:p>
        </w:tc>
        <w:tc>
          <w:tcPr>
            <w:tcW w:w="6949" w:type="dxa"/>
            <w:gridSpan w:val="2"/>
          </w:tcPr>
          <w:p>
            <w:pPr>
              <w:tabs>
                <w:tab w:val="left" w:pos="1215"/>
              </w:tabs>
              <w:spacing w:line="500" w:lineRule="exact"/>
              <w:rPr>
                <w:rFonts w:ascii="宋体" w:hAnsi="宋体"/>
                <w:sz w:val="24"/>
                <w:szCs w:val="24"/>
              </w:rPr>
            </w:pPr>
            <w:r>
              <w:rPr>
                <w:rFonts w:hint="eastAsia" w:ascii="宋体" w:hAnsi="宋体"/>
                <w:sz w:val="24"/>
                <w:szCs w:val="24"/>
              </w:rPr>
              <w:t>厦门国贸集团股份有限公司收购</w:t>
            </w:r>
            <w:r>
              <w:rPr>
                <w:rFonts w:hint="eastAsia" w:ascii="宋体" w:hAnsi="宋体"/>
                <w:sz w:val="24"/>
                <w:szCs w:val="24"/>
                <w:lang w:val="en-GB"/>
              </w:rPr>
              <w:t>同江市临江粮库有限责任公司</w:t>
            </w:r>
            <w:r>
              <w:rPr>
                <w:rFonts w:hint="eastAsia" w:ascii="宋体" w:hAnsi="宋体"/>
                <w:sz w:val="24"/>
                <w:szCs w:val="24"/>
              </w:rPr>
              <w:t>业务案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93" w:hRule="atLeast"/>
        </w:trPr>
        <w:tc>
          <w:tcPr>
            <w:tcW w:w="1809" w:type="dxa"/>
            <w:shd w:val="clear" w:color="auto" w:fill="D9D9D9"/>
            <w:vAlign w:val="center"/>
          </w:tcPr>
          <w:p>
            <w:pPr>
              <w:spacing w:line="500" w:lineRule="exact"/>
              <w:rPr>
                <w:rFonts w:ascii="宋体" w:hAnsi="宋体"/>
                <w:sz w:val="24"/>
                <w:szCs w:val="24"/>
              </w:rPr>
            </w:pPr>
            <w:r>
              <w:rPr>
                <w:rFonts w:ascii="宋体" w:hAnsi="宋体"/>
                <w:sz w:val="24"/>
                <w:szCs w:val="24"/>
              </w:rPr>
              <w:t>交易概况（限200字内）</w:t>
            </w:r>
          </w:p>
        </w:tc>
        <w:tc>
          <w:tcPr>
            <w:tcW w:w="6949" w:type="dxa"/>
            <w:gridSpan w:val="2"/>
          </w:tcPr>
          <w:p>
            <w:pPr>
              <w:spacing w:line="500" w:lineRule="exact"/>
              <w:rPr>
                <w:rFonts w:ascii="宋体" w:hAnsi="宋体"/>
                <w:sz w:val="24"/>
                <w:szCs w:val="24"/>
                <w:lang w:val="en-GB"/>
              </w:rPr>
            </w:pPr>
            <w:r>
              <w:rPr>
                <w:rFonts w:hint="eastAsia" w:ascii="宋体" w:hAnsi="宋体"/>
                <w:sz w:val="24"/>
                <w:szCs w:val="24"/>
              </w:rPr>
              <w:t>厦门国贸集团股份有限公司（“</w:t>
            </w:r>
            <w:r>
              <w:rPr>
                <w:rFonts w:hint="eastAsia" w:ascii="宋体" w:hAnsi="宋体"/>
                <w:b/>
                <w:sz w:val="24"/>
                <w:szCs w:val="24"/>
                <w:lang w:val="en-GB"/>
              </w:rPr>
              <w:t>国贸股份</w:t>
            </w:r>
            <w:r>
              <w:rPr>
                <w:rFonts w:hint="eastAsia" w:ascii="宋体" w:hAnsi="宋体"/>
                <w:sz w:val="24"/>
                <w:szCs w:val="24"/>
                <w:lang w:val="en-GB"/>
              </w:rPr>
              <w:t>”）与黑龙江万里利达集团有限公司（“</w:t>
            </w:r>
            <w:r>
              <w:rPr>
                <w:rFonts w:hint="eastAsia" w:ascii="宋体" w:hAnsi="宋体"/>
                <w:b/>
                <w:sz w:val="24"/>
                <w:szCs w:val="24"/>
                <w:lang w:val="en-GB"/>
              </w:rPr>
              <w:t>万里利达</w:t>
            </w:r>
            <w:r>
              <w:rPr>
                <w:rFonts w:hint="eastAsia" w:ascii="宋体" w:hAnsi="宋体"/>
                <w:sz w:val="24"/>
                <w:szCs w:val="24"/>
                <w:lang w:val="en-GB"/>
              </w:rPr>
              <w:t>”，与国贸股份合称“</w:t>
            </w:r>
            <w:r>
              <w:rPr>
                <w:rFonts w:hint="eastAsia" w:ascii="宋体" w:hAnsi="宋体"/>
                <w:b/>
                <w:bCs/>
                <w:sz w:val="24"/>
                <w:szCs w:val="24"/>
                <w:lang w:val="en-GB"/>
              </w:rPr>
              <w:t>交易方</w:t>
            </w:r>
            <w:r>
              <w:rPr>
                <w:rFonts w:hint="eastAsia" w:ascii="宋体" w:hAnsi="宋体"/>
                <w:sz w:val="24"/>
                <w:szCs w:val="24"/>
                <w:lang w:val="en-GB"/>
              </w:rPr>
              <w:t>”）签订交易协议，约定国贸股份拟与万里利达以51%和49%的持股比例设立合资公司，收购临江粮库的资产（“</w:t>
            </w:r>
            <w:r>
              <w:rPr>
                <w:rFonts w:hint="eastAsia" w:ascii="宋体" w:hAnsi="宋体"/>
                <w:b/>
                <w:bCs/>
                <w:sz w:val="24"/>
                <w:szCs w:val="24"/>
                <w:lang w:val="en-GB"/>
              </w:rPr>
              <w:t>目标业务</w:t>
            </w:r>
            <w:r>
              <w:rPr>
                <w:rFonts w:hint="eastAsia" w:ascii="宋体" w:hAnsi="宋体"/>
                <w:sz w:val="24"/>
                <w:szCs w:val="24"/>
                <w:lang w:val="en-GB"/>
              </w:rPr>
              <w:t>”）。目标业务主要包括粮食收储与贸易。交易前，同江市诚利粮食购销有限责任公司与万里利达以5</w:t>
            </w:r>
            <w:r>
              <w:rPr>
                <w:rFonts w:ascii="宋体" w:hAnsi="宋体"/>
                <w:sz w:val="24"/>
                <w:szCs w:val="24"/>
                <w:lang w:val="en-GB"/>
              </w:rPr>
              <w:t>1</w:t>
            </w:r>
            <w:r>
              <w:rPr>
                <w:rFonts w:hint="eastAsia" w:ascii="宋体" w:hAnsi="宋体"/>
                <w:sz w:val="24"/>
                <w:szCs w:val="24"/>
                <w:lang w:val="en-GB"/>
              </w:rPr>
              <w:t>%</w:t>
            </w:r>
            <w:r>
              <w:rPr>
                <w:rFonts w:ascii="宋体" w:hAnsi="宋体"/>
                <w:sz w:val="24"/>
                <w:szCs w:val="24"/>
                <w:lang w:val="en-GB"/>
              </w:rPr>
              <w:t>和</w:t>
            </w:r>
            <w:r>
              <w:rPr>
                <w:rFonts w:hint="eastAsia" w:ascii="宋体" w:hAnsi="宋体"/>
                <w:sz w:val="24"/>
                <w:szCs w:val="24"/>
                <w:lang w:val="en-GB"/>
              </w:rPr>
              <w:t>4</w:t>
            </w:r>
            <w:r>
              <w:rPr>
                <w:rFonts w:ascii="宋体" w:hAnsi="宋体"/>
                <w:sz w:val="24"/>
                <w:szCs w:val="24"/>
                <w:lang w:val="en-GB"/>
              </w:rPr>
              <w:t>9%</w:t>
            </w:r>
            <w:r>
              <w:rPr>
                <w:rFonts w:hint="eastAsia" w:ascii="宋体" w:hAnsi="宋体"/>
                <w:sz w:val="24"/>
                <w:szCs w:val="24"/>
                <w:lang w:val="en-GB"/>
              </w:rPr>
              <w:t>的持股比例共同控制临江粮库；交易后，国贸股份和万里利达将以5</w:t>
            </w:r>
            <w:r>
              <w:rPr>
                <w:rFonts w:ascii="宋体" w:hAnsi="宋体"/>
                <w:sz w:val="24"/>
                <w:szCs w:val="24"/>
                <w:lang w:val="en-GB"/>
              </w:rPr>
              <w:t>1%和49%</w:t>
            </w:r>
            <w:r>
              <w:rPr>
                <w:rFonts w:hint="eastAsia" w:ascii="宋体" w:hAnsi="宋体"/>
                <w:sz w:val="24"/>
                <w:szCs w:val="24"/>
                <w:lang w:val="en-GB"/>
              </w:rPr>
              <w:t>的持股比例持有合资公司并共同控制合资公司（包括目标业务）。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68" w:hRule="atLeast"/>
        </w:trPr>
        <w:tc>
          <w:tcPr>
            <w:tcW w:w="1809" w:type="dxa"/>
            <w:vMerge w:val="restart"/>
            <w:shd w:val="clear" w:color="auto" w:fill="D9D9D9"/>
            <w:vAlign w:val="center"/>
          </w:tcPr>
          <w:p>
            <w:pPr>
              <w:spacing w:line="500" w:lineRule="exact"/>
              <w:rPr>
                <w:rFonts w:ascii="宋体" w:hAnsi="宋体"/>
                <w:sz w:val="24"/>
                <w:szCs w:val="24"/>
              </w:rPr>
            </w:pPr>
            <w:r>
              <w:rPr>
                <w:rFonts w:ascii="宋体" w:hAnsi="宋体"/>
                <w:sz w:val="24"/>
                <w:szCs w:val="24"/>
              </w:rPr>
              <w:t>参与集中的经营者简介</w:t>
            </w:r>
          </w:p>
        </w:tc>
        <w:tc>
          <w:tcPr>
            <w:tcW w:w="1796" w:type="dxa"/>
          </w:tcPr>
          <w:p>
            <w:pPr>
              <w:spacing w:line="500" w:lineRule="exact"/>
              <w:rPr>
                <w:rFonts w:ascii="宋体" w:hAnsi="宋体"/>
                <w:sz w:val="24"/>
                <w:szCs w:val="24"/>
              </w:rPr>
            </w:pPr>
            <w:r>
              <w:rPr>
                <w:rFonts w:ascii="宋体" w:hAnsi="宋体"/>
                <w:sz w:val="24"/>
                <w:szCs w:val="24"/>
              </w:rPr>
              <w:t>1</w:t>
            </w:r>
            <w:r>
              <w:rPr>
                <w:rFonts w:hint="eastAsia" w:ascii="宋体" w:hAnsi="宋体"/>
                <w:sz w:val="24"/>
                <w:szCs w:val="24"/>
              </w:rPr>
              <w:t>、</w:t>
            </w:r>
            <w:r>
              <w:rPr>
                <w:rFonts w:ascii="宋体" w:hAnsi="宋体"/>
                <w:sz w:val="24"/>
                <w:szCs w:val="24"/>
              </w:rPr>
              <w:t>国贸股份</w:t>
            </w:r>
          </w:p>
        </w:tc>
        <w:tc>
          <w:tcPr>
            <w:tcW w:w="5153" w:type="dxa"/>
          </w:tcPr>
          <w:p>
            <w:pPr>
              <w:spacing w:line="500" w:lineRule="exact"/>
              <w:rPr>
                <w:rFonts w:ascii="宋体" w:hAnsi="宋体"/>
                <w:sz w:val="24"/>
                <w:szCs w:val="24"/>
              </w:rPr>
            </w:pPr>
            <w:r>
              <w:rPr>
                <w:rFonts w:ascii="宋体" w:hAnsi="宋体"/>
                <w:sz w:val="24"/>
                <w:szCs w:val="24"/>
              </w:rPr>
              <w:t>国贸股份</w:t>
            </w:r>
            <w:r>
              <w:rPr>
                <w:rFonts w:hint="eastAsia" w:ascii="宋体" w:hAnsi="宋体"/>
                <w:sz w:val="24"/>
                <w:szCs w:val="24"/>
              </w:rPr>
              <w:t>1</w:t>
            </w:r>
            <w:r>
              <w:rPr>
                <w:rFonts w:ascii="宋体" w:hAnsi="宋体"/>
                <w:sz w:val="24"/>
                <w:szCs w:val="24"/>
              </w:rPr>
              <w:t>996年成立于福建厦门</w:t>
            </w:r>
            <w:r>
              <w:rPr>
                <w:rFonts w:hint="eastAsia" w:ascii="宋体" w:hAnsi="宋体"/>
                <w:sz w:val="24"/>
                <w:szCs w:val="24"/>
              </w:rPr>
              <w:t>，为上海证券交易所上市公司，主要在中国境内从事供应链管理业务、金融服务和健康科技业务。</w:t>
            </w:r>
          </w:p>
          <w:p>
            <w:pPr>
              <w:spacing w:line="500" w:lineRule="exact"/>
              <w:rPr>
                <w:rFonts w:ascii="宋体" w:hAnsi="宋体"/>
                <w:sz w:val="24"/>
                <w:szCs w:val="24"/>
              </w:rPr>
            </w:pPr>
            <w:r>
              <w:rPr>
                <w:rFonts w:hint="eastAsia" w:ascii="宋体" w:hAnsi="宋体"/>
                <w:sz w:val="24"/>
                <w:szCs w:val="24"/>
              </w:rPr>
              <w:t>国贸股份的最终控制人为厦门国贸控股集团有限公司，是一家投资运营集团，主要在供应链、城市建设与运营、消费与健康、金融与科技领域从事业务。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68" w:hRule="atLeast"/>
        </w:trPr>
        <w:tc>
          <w:tcPr>
            <w:tcW w:w="1809" w:type="dxa"/>
            <w:vMerge w:val="continue"/>
            <w:shd w:val="clear" w:color="auto" w:fill="D9D9D9"/>
            <w:vAlign w:val="center"/>
          </w:tcPr>
          <w:p>
            <w:pPr>
              <w:spacing w:line="500" w:lineRule="exact"/>
              <w:rPr>
                <w:rFonts w:ascii="宋体" w:hAnsi="宋体"/>
                <w:sz w:val="24"/>
                <w:szCs w:val="24"/>
              </w:rPr>
            </w:pPr>
          </w:p>
        </w:tc>
        <w:tc>
          <w:tcPr>
            <w:tcW w:w="1796" w:type="dxa"/>
          </w:tcPr>
          <w:p>
            <w:pPr>
              <w:spacing w:line="500" w:lineRule="exact"/>
              <w:rPr>
                <w:rFonts w:ascii="宋体" w:hAnsi="宋体"/>
                <w:sz w:val="24"/>
                <w:szCs w:val="24"/>
              </w:rPr>
            </w:pPr>
            <w:r>
              <w:rPr>
                <w:rFonts w:hint="eastAsia" w:ascii="宋体" w:hAnsi="宋体"/>
                <w:sz w:val="24"/>
                <w:szCs w:val="24"/>
              </w:rPr>
              <w:t>2、万里利达</w:t>
            </w:r>
          </w:p>
        </w:tc>
        <w:tc>
          <w:tcPr>
            <w:tcW w:w="5153" w:type="dxa"/>
          </w:tcPr>
          <w:p>
            <w:pPr>
              <w:spacing w:line="500" w:lineRule="exact"/>
              <w:rPr>
                <w:rFonts w:ascii="宋体" w:hAnsi="宋体"/>
                <w:sz w:val="24"/>
                <w:szCs w:val="24"/>
              </w:rPr>
            </w:pPr>
            <w:r>
              <w:rPr>
                <w:rFonts w:ascii="宋体" w:hAnsi="宋体"/>
                <w:sz w:val="24"/>
                <w:szCs w:val="24"/>
              </w:rPr>
              <w:t>万里利达</w:t>
            </w:r>
            <w:r>
              <w:rPr>
                <w:rFonts w:hint="eastAsia" w:ascii="宋体" w:hAnsi="宋体"/>
                <w:sz w:val="24"/>
                <w:szCs w:val="24"/>
              </w:rPr>
              <w:t>2</w:t>
            </w:r>
            <w:r>
              <w:rPr>
                <w:rFonts w:ascii="宋体" w:hAnsi="宋体"/>
                <w:sz w:val="24"/>
                <w:szCs w:val="24"/>
              </w:rPr>
              <w:t>019年成立于黑龙江哈尔滨</w:t>
            </w:r>
            <w:r>
              <w:rPr>
                <w:rFonts w:hint="eastAsia" w:ascii="宋体" w:hAnsi="宋体"/>
                <w:sz w:val="24"/>
                <w:szCs w:val="24"/>
              </w:rPr>
              <w:t>，</w:t>
            </w:r>
            <w:r>
              <w:rPr>
                <w:rFonts w:ascii="宋体" w:hAnsi="宋体"/>
                <w:sz w:val="24"/>
                <w:szCs w:val="24"/>
              </w:rPr>
              <w:t>是一家有限责任公司</w:t>
            </w:r>
            <w:r>
              <w:rPr>
                <w:rFonts w:hint="eastAsia" w:ascii="宋体" w:hAnsi="宋体"/>
                <w:sz w:val="24"/>
                <w:szCs w:val="24"/>
              </w:rPr>
              <w:t>，主要通过其子公司或合资公司从事粮食收储与贸易、生物技术开发、热电联产等业务。</w:t>
            </w:r>
          </w:p>
          <w:p>
            <w:pPr>
              <w:spacing w:line="500" w:lineRule="exact"/>
              <w:rPr>
                <w:rFonts w:ascii="宋体" w:hAnsi="宋体"/>
                <w:sz w:val="24"/>
                <w:szCs w:val="24"/>
              </w:rPr>
            </w:pPr>
            <w:r>
              <w:rPr>
                <w:rFonts w:hint="eastAsia" w:ascii="宋体" w:hAnsi="宋体"/>
                <w:sz w:val="24"/>
                <w:szCs w:val="24"/>
              </w:rPr>
              <w:t>万里利达的最终控制人为自然人赵万里，主要通过万里利达集团从事业务。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68" w:hRule="atLeast"/>
        </w:trPr>
        <w:tc>
          <w:tcPr>
            <w:tcW w:w="1809" w:type="dxa"/>
            <w:vMerge w:val="continue"/>
            <w:shd w:val="clear" w:color="auto" w:fill="D9D9D9"/>
            <w:vAlign w:val="center"/>
          </w:tcPr>
          <w:p>
            <w:pPr>
              <w:spacing w:line="500" w:lineRule="exact"/>
              <w:rPr>
                <w:rFonts w:ascii="宋体" w:hAnsi="宋体"/>
                <w:sz w:val="24"/>
                <w:szCs w:val="24"/>
              </w:rPr>
            </w:pPr>
          </w:p>
        </w:tc>
        <w:tc>
          <w:tcPr>
            <w:tcW w:w="1796" w:type="dxa"/>
          </w:tcPr>
          <w:p>
            <w:pPr>
              <w:spacing w:line="500" w:lineRule="exact"/>
              <w:rPr>
                <w:rFonts w:ascii="宋体" w:hAnsi="宋体"/>
                <w:sz w:val="24"/>
                <w:szCs w:val="24"/>
              </w:rPr>
            </w:pPr>
            <w:r>
              <w:rPr>
                <w:rFonts w:ascii="宋体" w:hAnsi="宋体"/>
                <w:sz w:val="24"/>
                <w:szCs w:val="24"/>
              </w:rPr>
              <w:t>3</w:t>
            </w:r>
            <w:r>
              <w:rPr>
                <w:rFonts w:hint="eastAsia" w:ascii="宋体" w:hAnsi="宋体"/>
                <w:sz w:val="24"/>
                <w:szCs w:val="24"/>
              </w:rPr>
              <w:t>、临江粮库</w:t>
            </w:r>
          </w:p>
        </w:tc>
        <w:tc>
          <w:tcPr>
            <w:tcW w:w="5153" w:type="dxa"/>
          </w:tcPr>
          <w:p>
            <w:pPr>
              <w:spacing w:line="500" w:lineRule="exact"/>
              <w:rPr>
                <w:rFonts w:ascii="宋体" w:hAnsi="宋体"/>
                <w:sz w:val="24"/>
                <w:szCs w:val="24"/>
              </w:rPr>
            </w:pPr>
            <w:r>
              <w:rPr>
                <w:rFonts w:hint="eastAsia" w:ascii="宋体" w:hAnsi="宋体"/>
                <w:sz w:val="24"/>
                <w:szCs w:val="24"/>
              </w:rPr>
              <w:t>主要涉及粮食收储和贸易。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9" w:hRule="atLeast"/>
        </w:trPr>
        <w:tc>
          <w:tcPr>
            <w:tcW w:w="1809" w:type="dxa"/>
            <w:vMerge w:val="restart"/>
            <w:shd w:val="clear" w:color="auto" w:fill="D9D9D9"/>
            <w:vAlign w:val="center"/>
          </w:tcPr>
          <w:p>
            <w:pPr>
              <w:spacing w:line="500" w:lineRule="exact"/>
              <w:rPr>
                <w:rFonts w:ascii="宋体" w:hAnsi="宋体"/>
                <w:sz w:val="24"/>
                <w:szCs w:val="24"/>
              </w:rPr>
            </w:pPr>
            <w:r>
              <w:rPr>
                <w:rFonts w:ascii="宋体" w:hAnsi="宋体"/>
                <w:sz w:val="24"/>
                <w:szCs w:val="24"/>
              </w:rPr>
              <w:t>简易案件理由（可以单选，也可以多选）</w:t>
            </w:r>
          </w:p>
        </w:tc>
        <w:tc>
          <w:tcPr>
            <w:tcW w:w="6949" w:type="dxa"/>
            <w:gridSpan w:val="2"/>
          </w:tcPr>
          <w:p>
            <w:pPr>
              <w:spacing w:line="500" w:lineRule="exact"/>
              <w:rPr>
                <w:rFonts w:ascii="宋体" w:hAnsi="宋体"/>
                <w:sz w:val="24"/>
                <w:szCs w:val="24"/>
              </w:rPr>
            </w:pPr>
            <w:r>
              <w:rPr>
                <w:rFonts w:ascii="宋体" w:hAnsi="宋体"/>
                <w:sz w:val="24"/>
                <w:szCs w:val="24"/>
              </w:rPr>
              <w:sym w:font="Wingdings" w:char="F0FE"/>
            </w:r>
            <w:r>
              <w:rPr>
                <w:rFonts w:ascii="宋体" w:hAnsi="宋体"/>
                <w:sz w:val="24"/>
                <w:szCs w:val="24"/>
              </w:rPr>
              <w:t>1、在同一相关市场，所有参与集中的经营者所占市场份额之和小于15%。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0" w:hRule="atLeast"/>
        </w:trPr>
        <w:tc>
          <w:tcPr>
            <w:tcW w:w="1809" w:type="dxa"/>
            <w:vMerge w:val="continue"/>
            <w:shd w:val="clear" w:color="auto" w:fill="D9D9D9"/>
            <w:vAlign w:val="center"/>
          </w:tcPr>
          <w:p>
            <w:pPr>
              <w:spacing w:line="500" w:lineRule="exact"/>
              <w:rPr>
                <w:rFonts w:ascii="宋体" w:hAnsi="宋体"/>
                <w:sz w:val="24"/>
                <w:szCs w:val="24"/>
              </w:rPr>
            </w:pPr>
          </w:p>
        </w:tc>
        <w:tc>
          <w:tcPr>
            <w:tcW w:w="6949" w:type="dxa"/>
            <w:gridSpan w:val="2"/>
          </w:tcPr>
          <w:p>
            <w:pPr>
              <w:spacing w:line="500" w:lineRule="exact"/>
              <w:rPr>
                <w:rFonts w:ascii="宋体" w:hAnsi="宋体"/>
                <w:sz w:val="24"/>
                <w:szCs w:val="24"/>
              </w:rPr>
            </w:pPr>
            <w:r>
              <w:rPr>
                <w:rFonts w:ascii="宋体" w:hAnsi="宋体"/>
                <w:sz w:val="24"/>
                <w:szCs w:val="24"/>
              </w:rPr>
              <w:sym w:font="Wingdings" w:char="F0FE"/>
            </w:r>
            <w:r>
              <w:rPr>
                <w:rFonts w:ascii="宋体" w:hAnsi="宋体"/>
                <w:sz w:val="24"/>
                <w:szCs w:val="24"/>
              </w:rPr>
              <w:t>2、存在上下游关系的参与集中的经营者，在上下游市场所占的市场份额均小于25%。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1809" w:type="dxa"/>
            <w:vMerge w:val="continue"/>
            <w:shd w:val="clear" w:color="auto" w:fill="D9D9D9"/>
            <w:vAlign w:val="center"/>
          </w:tcPr>
          <w:p>
            <w:pPr>
              <w:spacing w:line="500" w:lineRule="exact"/>
              <w:rPr>
                <w:rFonts w:ascii="宋体" w:hAnsi="宋体"/>
                <w:sz w:val="24"/>
                <w:szCs w:val="24"/>
              </w:rPr>
            </w:pPr>
          </w:p>
        </w:tc>
        <w:tc>
          <w:tcPr>
            <w:tcW w:w="6949" w:type="dxa"/>
            <w:gridSpan w:val="2"/>
          </w:tcPr>
          <w:p>
            <w:pPr>
              <w:spacing w:line="500" w:lineRule="exact"/>
              <w:rPr>
                <w:rFonts w:ascii="宋体" w:hAnsi="宋体"/>
                <w:sz w:val="24"/>
                <w:szCs w:val="24"/>
              </w:rPr>
            </w:pPr>
            <w:r>
              <w:rPr>
                <w:rFonts w:hint="eastAsia" w:ascii="宋体" w:hAnsi="宋体"/>
                <w:sz w:val="24"/>
                <w:szCs w:val="24"/>
              </w:rPr>
              <w:t>□</w:t>
            </w:r>
            <w:r>
              <w:rPr>
                <w:rFonts w:ascii="宋体" w:hAnsi="宋体"/>
                <w:sz w:val="24"/>
                <w:szCs w:val="24"/>
              </w:rPr>
              <w:t>3、不在同一相关市场、也不存在上下游关系的参与集中的经营者，在与交易有关的每个市场所占的份额均小于25%。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8" w:hRule="atLeast"/>
        </w:trPr>
        <w:tc>
          <w:tcPr>
            <w:tcW w:w="1809" w:type="dxa"/>
            <w:vMerge w:val="continue"/>
            <w:shd w:val="clear" w:color="auto" w:fill="D9D9D9"/>
            <w:vAlign w:val="center"/>
          </w:tcPr>
          <w:p>
            <w:pPr>
              <w:spacing w:line="500" w:lineRule="exact"/>
              <w:rPr>
                <w:rFonts w:ascii="宋体" w:hAnsi="宋体"/>
                <w:sz w:val="24"/>
                <w:szCs w:val="24"/>
              </w:rPr>
            </w:pPr>
          </w:p>
        </w:tc>
        <w:tc>
          <w:tcPr>
            <w:tcW w:w="6949" w:type="dxa"/>
            <w:gridSpan w:val="2"/>
          </w:tcPr>
          <w:p>
            <w:pPr>
              <w:spacing w:line="500" w:lineRule="exact"/>
              <w:rPr>
                <w:rFonts w:ascii="宋体" w:hAnsi="宋体"/>
                <w:sz w:val="24"/>
                <w:szCs w:val="24"/>
              </w:rPr>
            </w:pPr>
            <w:r>
              <w:rPr>
                <w:rFonts w:hint="eastAsia" w:ascii="宋体" w:hAnsi="宋体"/>
                <w:sz w:val="24"/>
                <w:szCs w:val="24"/>
              </w:rPr>
              <w:t>□</w:t>
            </w:r>
            <w:r>
              <w:rPr>
                <w:rFonts w:ascii="宋体" w:hAnsi="宋体"/>
                <w:sz w:val="24"/>
                <w:szCs w:val="24"/>
              </w:rPr>
              <w:t>4、参与集中的经营者在中国境外设立合营企业，合营企业不在中国境内从事经济活动。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4" w:hRule="atLeast"/>
        </w:trPr>
        <w:tc>
          <w:tcPr>
            <w:tcW w:w="1809" w:type="dxa"/>
            <w:vMerge w:val="continue"/>
            <w:shd w:val="clear" w:color="auto" w:fill="D9D9D9"/>
            <w:vAlign w:val="center"/>
          </w:tcPr>
          <w:p>
            <w:pPr>
              <w:spacing w:line="500" w:lineRule="exact"/>
              <w:rPr>
                <w:rFonts w:ascii="宋体" w:hAnsi="宋体"/>
                <w:sz w:val="24"/>
                <w:szCs w:val="24"/>
              </w:rPr>
            </w:pPr>
          </w:p>
        </w:tc>
        <w:tc>
          <w:tcPr>
            <w:tcW w:w="6949" w:type="dxa"/>
            <w:gridSpan w:val="2"/>
          </w:tcPr>
          <w:p>
            <w:pPr>
              <w:spacing w:line="500" w:lineRule="exact"/>
              <w:rPr>
                <w:rFonts w:ascii="宋体" w:hAnsi="宋体"/>
                <w:sz w:val="24"/>
                <w:szCs w:val="24"/>
              </w:rPr>
            </w:pPr>
            <w:r>
              <w:rPr>
                <w:rFonts w:hint="eastAsia" w:ascii="宋体" w:hAnsi="宋体"/>
                <w:sz w:val="24"/>
                <w:szCs w:val="24"/>
              </w:rPr>
              <w:t>□</w:t>
            </w:r>
            <w:r>
              <w:rPr>
                <w:rFonts w:ascii="宋体" w:hAnsi="宋体"/>
                <w:sz w:val="24"/>
                <w:szCs w:val="24"/>
              </w:rPr>
              <w:t>5、参与集中的经营者收购境外企业股权或资产的，该境外企业不在中国境内从事经济活动。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5" w:hRule="atLeast"/>
        </w:trPr>
        <w:tc>
          <w:tcPr>
            <w:tcW w:w="1809" w:type="dxa"/>
            <w:vMerge w:val="continue"/>
            <w:shd w:val="clear" w:color="auto" w:fill="D9D9D9"/>
            <w:vAlign w:val="center"/>
          </w:tcPr>
          <w:p>
            <w:pPr>
              <w:spacing w:line="500" w:lineRule="exact"/>
              <w:rPr>
                <w:rFonts w:ascii="宋体" w:hAnsi="宋体"/>
                <w:sz w:val="24"/>
                <w:szCs w:val="24"/>
              </w:rPr>
            </w:pPr>
          </w:p>
        </w:tc>
        <w:tc>
          <w:tcPr>
            <w:tcW w:w="6949" w:type="dxa"/>
            <w:gridSpan w:val="2"/>
          </w:tcPr>
          <w:p>
            <w:pPr>
              <w:spacing w:line="500" w:lineRule="exact"/>
              <w:rPr>
                <w:rFonts w:ascii="宋体" w:hAnsi="宋体"/>
                <w:sz w:val="24"/>
                <w:szCs w:val="24"/>
              </w:rPr>
            </w:pPr>
            <w:r>
              <w:rPr>
                <w:rFonts w:hint="eastAsia" w:ascii="宋体" w:hAnsi="宋体"/>
                <w:sz w:val="24"/>
                <w:szCs w:val="24"/>
              </w:rPr>
              <w:t>□</w:t>
            </w:r>
            <w:r>
              <w:rPr>
                <w:rFonts w:ascii="宋体" w:hAnsi="宋体"/>
                <w:sz w:val="24"/>
                <w:szCs w:val="24"/>
              </w:rPr>
              <w:t>6、由两个以上的经营者共同控制的合营企业，通过集中被其中一个或一个以上经营者控制。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09" w:type="dxa"/>
            <w:shd w:val="clear" w:color="auto" w:fill="D9D9D9"/>
            <w:vAlign w:val="center"/>
          </w:tcPr>
          <w:p>
            <w:pPr>
              <w:spacing w:line="500" w:lineRule="exact"/>
              <w:rPr>
                <w:rFonts w:ascii="宋体" w:hAnsi="宋体"/>
                <w:sz w:val="24"/>
                <w:szCs w:val="24"/>
              </w:rPr>
            </w:pPr>
            <w:r>
              <w:rPr>
                <w:rFonts w:ascii="宋体" w:hAnsi="宋体"/>
                <w:sz w:val="24"/>
                <w:szCs w:val="24"/>
              </w:rPr>
              <w:t>备注</w:t>
            </w:r>
          </w:p>
        </w:tc>
        <w:tc>
          <w:tcPr>
            <w:tcW w:w="6949" w:type="dxa"/>
            <w:gridSpan w:val="2"/>
          </w:tcPr>
          <w:p>
            <w:pPr>
              <w:rPr>
                <w:rFonts w:ascii="Times New Roman" w:hAnsi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bCs/>
                <w:sz w:val="24"/>
                <w:szCs w:val="24"/>
              </w:rPr>
              <w:t>横向重叠：</w:t>
            </w:r>
          </w:p>
          <w:p>
            <w:pPr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2021年中国境内玉米贸易市场：</w:t>
            </w:r>
          </w:p>
          <w:p>
            <w:pPr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国贸股份：0-5%；万里利达：0-5%；目标业务：0-5%；各方合计：0-5%</w:t>
            </w:r>
          </w:p>
          <w:p>
            <w:pPr>
              <w:rPr>
                <w:rFonts w:ascii="Times New Roman" w:hAnsi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bCs/>
                <w:sz w:val="24"/>
                <w:szCs w:val="24"/>
              </w:rPr>
              <w:t>纵向关联：</w:t>
            </w:r>
          </w:p>
          <w:p>
            <w:pPr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上游：2021年中国境内水稻收储市场：</w:t>
            </w:r>
          </w:p>
          <w:p>
            <w:pPr>
              <w:rPr>
                <w:rFonts w:hint="default" w:ascii="Times New Roman" w:hAnsi="Times New Roman" w:eastAsia="宋体"/>
                <w:sz w:val="24"/>
                <w:szCs w:val="24"/>
                <w:lang w:val="en-US" w:eastAsia="zh-CN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目标业务：0-5%；万里利达：</w:t>
            </w:r>
            <w:del w:id="0" w:author="于佳木" w:date="2022-08-05T13:49:25Z">
              <w:r>
                <w:rPr>
                  <w:rFonts w:hint="default" w:ascii="Times New Roman" w:hAnsi="Times New Roman"/>
                  <w:sz w:val="24"/>
                  <w:szCs w:val="24"/>
                  <w:lang w:val="en-US"/>
                </w:rPr>
                <w:delText>5</w:delText>
              </w:r>
            </w:del>
            <w:ins w:id="1" w:author="于佳木" w:date="2022-08-05T13:49:25Z">
              <w:r>
                <w:rPr>
                  <w:rFonts w:hint="eastAsia" w:ascii="Times New Roman" w:hAnsi="Times New Roman"/>
                  <w:sz w:val="24"/>
                  <w:szCs w:val="24"/>
                  <w:lang w:val="en-US" w:eastAsia="zh-CN"/>
                </w:rPr>
                <w:t>0</w:t>
              </w:r>
            </w:ins>
            <w:r>
              <w:rPr>
                <w:rFonts w:hint="eastAsia" w:ascii="Times New Roman" w:hAnsi="Times New Roman"/>
                <w:sz w:val="24"/>
                <w:szCs w:val="24"/>
              </w:rPr>
              <w:t>-</w:t>
            </w:r>
            <w:del w:id="2" w:author="于佳木" w:date="2022-08-05T13:49:26Z">
              <w:r>
                <w:rPr>
                  <w:rFonts w:ascii="Times New Roman" w:hAnsi="Times New Roman"/>
                  <w:sz w:val="24"/>
                  <w:szCs w:val="24"/>
                </w:rPr>
                <w:delText>10</w:delText>
              </w:r>
            </w:del>
            <w:ins w:id="3" w:author="于佳木" w:date="2022-08-05T13:49:27Z">
              <w:r>
                <w:rPr>
                  <w:rFonts w:hint="eastAsia" w:ascii="Times New Roman" w:hAnsi="Times New Roman"/>
                  <w:sz w:val="24"/>
                  <w:szCs w:val="24"/>
                  <w:lang w:val="en-US" w:eastAsia="zh-CN"/>
                </w:rPr>
                <w:t>5</w:t>
              </w:r>
            </w:ins>
            <w:r>
              <w:rPr>
                <w:rFonts w:ascii="Times New Roman" w:hAnsi="Times New Roman"/>
                <w:sz w:val="24"/>
                <w:szCs w:val="24"/>
              </w:rPr>
              <w:t>%</w:t>
            </w:r>
            <w:ins w:id="4" w:author="于佳木" w:date="2022-08-05T13:48:39Z">
              <w:r>
                <w:rPr>
                  <w:rFonts w:hint="eastAsia" w:ascii="Times New Roman" w:hAnsi="Times New Roman"/>
                  <w:sz w:val="24"/>
                  <w:szCs w:val="24"/>
                  <w:lang w:eastAsia="zh-CN"/>
                </w:rPr>
                <w:t>；</w:t>
              </w:r>
            </w:ins>
            <w:ins w:id="5" w:author="于佳木" w:date="2022-08-05T13:48:40Z">
              <w:r>
                <w:rPr>
                  <w:rFonts w:hint="eastAsia" w:ascii="Times New Roman" w:hAnsi="Times New Roman"/>
                  <w:sz w:val="24"/>
                  <w:szCs w:val="24"/>
                  <w:lang w:eastAsia="zh-CN"/>
                </w:rPr>
                <w:t>合计</w:t>
              </w:r>
            </w:ins>
            <w:ins w:id="6" w:author="于佳木" w:date="2022-08-05T13:48:41Z">
              <w:r>
                <w:rPr>
                  <w:rFonts w:hint="eastAsia" w:ascii="Times New Roman" w:hAnsi="Times New Roman"/>
                  <w:sz w:val="24"/>
                  <w:szCs w:val="24"/>
                  <w:lang w:eastAsia="zh-CN"/>
                </w:rPr>
                <w:t>：</w:t>
              </w:r>
            </w:ins>
            <w:ins w:id="7" w:author="于佳木" w:date="2022-08-05T13:49:30Z">
              <w:r>
                <w:rPr>
                  <w:rFonts w:hint="eastAsia" w:ascii="Times New Roman" w:hAnsi="Times New Roman"/>
                  <w:sz w:val="24"/>
                  <w:szCs w:val="24"/>
                  <w:lang w:val="en-US" w:eastAsia="zh-CN"/>
                </w:rPr>
                <w:t>0</w:t>
              </w:r>
            </w:ins>
            <w:ins w:id="8" w:author="于佳木" w:date="2022-08-05T13:48:43Z">
              <w:r>
                <w:rPr>
                  <w:rFonts w:hint="eastAsia" w:ascii="Times New Roman" w:hAnsi="Times New Roman"/>
                  <w:sz w:val="24"/>
                  <w:szCs w:val="24"/>
                  <w:lang w:val="en-US" w:eastAsia="zh-CN"/>
                </w:rPr>
                <w:t>-</w:t>
              </w:r>
            </w:ins>
            <w:ins w:id="9" w:author="于佳木" w:date="2022-08-05T13:49:32Z">
              <w:r>
                <w:rPr>
                  <w:rFonts w:hint="eastAsia" w:ascii="Times New Roman" w:hAnsi="Times New Roman"/>
                  <w:sz w:val="24"/>
                  <w:szCs w:val="24"/>
                  <w:lang w:val="en-US" w:eastAsia="zh-CN"/>
                </w:rPr>
                <w:t>5</w:t>
              </w:r>
            </w:ins>
            <w:ins w:id="10" w:author="于佳木" w:date="2022-08-05T13:48:45Z">
              <w:bookmarkStart w:id="0" w:name="_GoBack"/>
              <w:bookmarkEnd w:id="0"/>
              <w:r>
                <w:rPr>
                  <w:rFonts w:hint="eastAsia" w:ascii="Times New Roman" w:hAnsi="Times New Roman"/>
                  <w:sz w:val="24"/>
                  <w:szCs w:val="24"/>
                  <w:lang w:val="en-US" w:eastAsia="zh-CN"/>
                </w:rPr>
                <w:t>%</w:t>
              </w:r>
            </w:ins>
          </w:p>
          <w:p>
            <w:pPr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下游：2021年中国境内水稻贸易市场：</w:t>
            </w:r>
          </w:p>
          <w:p>
            <w:pPr>
              <w:rPr>
                <w:rFonts w:hint="default" w:ascii="Times New Roman" w:hAnsi="Times New Roman" w:eastAsia="宋体"/>
                <w:sz w:val="24"/>
                <w:szCs w:val="24"/>
                <w:lang w:val="en-US" w:eastAsia="zh-CN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国贸股份：0-5%；万里利达：0-5%</w:t>
            </w:r>
            <w:ins w:id="11" w:author="于佳木" w:date="2022-08-05T13:48:49Z">
              <w:r>
                <w:rPr>
                  <w:rFonts w:hint="eastAsia" w:ascii="Times New Roman" w:hAnsi="Times New Roman"/>
                  <w:sz w:val="24"/>
                  <w:szCs w:val="24"/>
                  <w:lang w:eastAsia="zh-CN"/>
                </w:rPr>
                <w:t>；</w:t>
              </w:r>
            </w:ins>
            <w:ins w:id="12" w:author="于佳木" w:date="2022-08-05T13:48:50Z">
              <w:r>
                <w:rPr>
                  <w:rFonts w:hint="eastAsia" w:ascii="Times New Roman" w:hAnsi="Times New Roman"/>
                  <w:sz w:val="24"/>
                  <w:szCs w:val="24"/>
                  <w:lang w:eastAsia="zh-CN"/>
                </w:rPr>
                <w:t>合计</w:t>
              </w:r>
            </w:ins>
            <w:ins w:id="13" w:author="于佳木" w:date="2022-08-05T13:48:51Z">
              <w:r>
                <w:rPr>
                  <w:rFonts w:hint="eastAsia" w:ascii="Times New Roman" w:hAnsi="Times New Roman"/>
                  <w:sz w:val="24"/>
                  <w:szCs w:val="24"/>
                  <w:lang w:eastAsia="zh-CN"/>
                </w:rPr>
                <w:t>：</w:t>
              </w:r>
            </w:ins>
            <w:ins w:id="14" w:author="于佳木" w:date="2022-08-05T13:48:52Z">
              <w:r>
                <w:rPr>
                  <w:rFonts w:hint="eastAsia" w:ascii="Times New Roman" w:hAnsi="Times New Roman"/>
                  <w:sz w:val="24"/>
                  <w:szCs w:val="24"/>
                  <w:lang w:val="en-US" w:eastAsia="zh-CN"/>
                </w:rPr>
                <w:t>0-</w:t>
              </w:r>
            </w:ins>
            <w:ins w:id="15" w:author="于佳木" w:date="2022-08-05T13:48:53Z">
              <w:r>
                <w:rPr>
                  <w:rFonts w:hint="eastAsia" w:ascii="Times New Roman" w:hAnsi="Times New Roman"/>
                  <w:sz w:val="24"/>
                  <w:szCs w:val="24"/>
                  <w:lang w:val="en-US" w:eastAsia="zh-CN"/>
                </w:rPr>
                <w:t>5%</w:t>
              </w:r>
            </w:ins>
          </w:p>
        </w:tc>
      </w:tr>
    </w:tbl>
    <w:p>
      <w:pPr>
        <w:rPr>
          <w:rFonts w:ascii="Times New Roman" w:hAnsi="Times New Roman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方正书宋_GBK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altName w:val="Times New Roman"/>
    <w:panose1 w:val="020B0604020202020204"/>
    <w:charset w:val="01"/>
    <w:family w:val="swiss"/>
    <w:pitch w:val="default"/>
    <w:sig w:usb0="E0002AFF" w:usb1="C0007843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altName w:val="DejaVu Sans"/>
    <w:panose1 w:val="02070309020205020404"/>
    <w:charset w:val="01"/>
    <w:family w:val="modern"/>
    <w:pitch w:val="default"/>
    <w:sig w:usb0="E0002A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DejaVu Sans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CESI仿宋-GB2312">
    <w:panose1 w:val="02000500000000000000"/>
    <w:charset w:val="86"/>
    <w:family w:val="auto"/>
    <w:pitch w:val="default"/>
    <w:sig w:usb0="800002AF" w:usb1="084F6CF8" w:usb2="00000010" w:usb3="00000000" w:csb0="0004000F" w:csb1="00000000"/>
  </w:font>
  <w:font w:name="仿宋_GB2312">
    <w:panose1 w:val="02010609030101010101"/>
    <w:charset w:val="86"/>
    <w:family w:val="modern"/>
    <w:pitch w:val="default"/>
    <w:sig w:usb0="00000001" w:usb1="080E0000" w:usb2="00000000" w:usb3="00000000" w:csb0="00040000" w:csb1="00000000"/>
  </w:font>
  <w:font w:name="方正书宋_GBK">
    <w:panose1 w:val="02000000000000000000"/>
    <w:charset w:val="86"/>
    <w:family w:val="auto"/>
    <w:pitch w:val="default"/>
    <w:sig w:usb0="00000001" w:usb1="08000000" w:usb2="00000000" w:usb3="00000000" w:csb0="00040000" w:csb1="00000000"/>
  </w:font>
  <w:font w:name="DejaVu Sans">
    <w:panose1 w:val="020B0603030804020204"/>
    <w:charset w:val="00"/>
    <w:family w:val="auto"/>
    <w:pitch w:val="default"/>
    <w:sig w:usb0="E7006EFF" w:usb1="D200FDFF" w:usb2="0A246029" w:usb3="0400200C" w:csb0="600001FF" w:csb1="DFFF0000"/>
  </w:font>
</w:fonts>
</file>

<file path=word/people.xml><?xml version="1.0" encoding="utf-8"?>
<w15:people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15:person w15:author="于佳木">
    <w15:presenceInfo w15:providerId="None" w15:userId="于佳木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bordersDoNotSurroundHeader w:val="true"/>
  <w:bordersDoNotSurroundFooter w:val="true"/>
  <w:doNotTrackMoves/>
  <w:doNotTrackFormatting/>
  <w:revisionView w:markup="0"/>
  <w:trackRevisions w:val="true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94095"/>
    <w:rsid w:val="000100A1"/>
    <w:rsid w:val="00013779"/>
    <w:rsid w:val="000352AF"/>
    <w:rsid w:val="00040B55"/>
    <w:rsid w:val="00045653"/>
    <w:rsid w:val="00050DC7"/>
    <w:rsid w:val="000677C0"/>
    <w:rsid w:val="00067C78"/>
    <w:rsid w:val="0007346C"/>
    <w:rsid w:val="00077988"/>
    <w:rsid w:val="00082207"/>
    <w:rsid w:val="0008693D"/>
    <w:rsid w:val="00091462"/>
    <w:rsid w:val="00094095"/>
    <w:rsid w:val="00096AEF"/>
    <w:rsid w:val="000C11B3"/>
    <w:rsid w:val="000C59D8"/>
    <w:rsid w:val="000E7773"/>
    <w:rsid w:val="000F7488"/>
    <w:rsid w:val="001015A6"/>
    <w:rsid w:val="00113C30"/>
    <w:rsid w:val="00125628"/>
    <w:rsid w:val="001430D6"/>
    <w:rsid w:val="00193615"/>
    <w:rsid w:val="0019793C"/>
    <w:rsid w:val="001B1BD1"/>
    <w:rsid w:val="001B683F"/>
    <w:rsid w:val="001C3B3D"/>
    <w:rsid w:val="001D1C76"/>
    <w:rsid w:val="001F4236"/>
    <w:rsid w:val="001F6976"/>
    <w:rsid w:val="0020168A"/>
    <w:rsid w:val="0020386C"/>
    <w:rsid w:val="00206357"/>
    <w:rsid w:val="0020710D"/>
    <w:rsid w:val="00217041"/>
    <w:rsid w:val="00245776"/>
    <w:rsid w:val="00256CDF"/>
    <w:rsid w:val="00262B1D"/>
    <w:rsid w:val="0028764C"/>
    <w:rsid w:val="002A15BB"/>
    <w:rsid w:val="002B1805"/>
    <w:rsid w:val="002B5865"/>
    <w:rsid w:val="002C2F74"/>
    <w:rsid w:val="002D21C2"/>
    <w:rsid w:val="002F1B15"/>
    <w:rsid w:val="002F2D60"/>
    <w:rsid w:val="002F4CAC"/>
    <w:rsid w:val="002F5D2C"/>
    <w:rsid w:val="00303122"/>
    <w:rsid w:val="003072C7"/>
    <w:rsid w:val="00307976"/>
    <w:rsid w:val="00317B10"/>
    <w:rsid w:val="00317F92"/>
    <w:rsid w:val="00322739"/>
    <w:rsid w:val="00325855"/>
    <w:rsid w:val="00335871"/>
    <w:rsid w:val="003447A1"/>
    <w:rsid w:val="0034794A"/>
    <w:rsid w:val="003641BC"/>
    <w:rsid w:val="003728AD"/>
    <w:rsid w:val="0037471B"/>
    <w:rsid w:val="00374B8A"/>
    <w:rsid w:val="0038009B"/>
    <w:rsid w:val="003B1B0B"/>
    <w:rsid w:val="003D0DC2"/>
    <w:rsid w:val="003E7BA4"/>
    <w:rsid w:val="003F7F2C"/>
    <w:rsid w:val="00411328"/>
    <w:rsid w:val="00433FC3"/>
    <w:rsid w:val="00434B73"/>
    <w:rsid w:val="0044753F"/>
    <w:rsid w:val="004558B4"/>
    <w:rsid w:val="004571A2"/>
    <w:rsid w:val="004579A1"/>
    <w:rsid w:val="00462174"/>
    <w:rsid w:val="0046767F"/>
    <w:rsid w:val="0048457B"/>
    <w:rsid w:val="004C4EF8"/>
    <w:rsid w:val="004C60D1"/>
    <w:rsid w:val="004D5718"/>
    <w:rsid w:val="004D63C1"/>
    <w:rsid w:val="004E6409"/>
    <w:rsid w:val="004F3BF8"/>
    <w:rsid w:val="004F74AF"/>
    <w:rsid w:val="005129DC"/>
    <w:rsid w:val="005148A2"/>
    <w:rsid w:val="005202B8"/>
    <w:rsid w:val="005235A8"/>
    <w:rsid w:val="00525648"/>
    <w:rsid w:val="00547D47"/>
    <w:rsid w:val="00555C3E"/>
    <w:rsid w:val="00564F5D"/>
    <w:rsid w:val="00566BDD"/>
    <w:rsid w:val="00576828"/>
    <w:rsid w:val="00580A39"/>
    <w:rsid w:val="0058430C"/>
    <w:rsid w:val="00595357"/>
    <w:rsid w:val="005A1DBF"/>
    <w:rsid w:val="005A4CB4"/>
    <w:rsid w:val="005B26C0"/>
    <w:rsid w:val="005D3849"/>
    <w:rsid w:val="005D49CC"/>
    <w:rsid w:val="005F0CAB"/>
    <w:rsid w:val="005F1312"/>
    <w:rsid w:val="005F167B"/>
    <w:rsid w:val="005F1D28"/>
    <w:rsid w:val="005F5496"/>
    <w:rsid w:val="005F77C6"/>
    <w:rsid w:val="00605263"/>
    <w:rsid w:val="00654882"/>
    <w:rsid w:val="00661C72"/>
    <w:rsid w:val="0066507E"/>
    <w:rsid w:val="00670829"/>
    <w:rsid w:val="006915CB"/>
    <w:rsid w:val="0069446C"/>
    <w:rsid w:val="00695297"/>
    <w:rsid w:val="006A1D9B"/>
    <w:rsid w:val="006A5595"/>
    <w:rsid w:val="006B46C8"/>
    <w:rsid w:val="006F0BA9"/>
    <w:rsid w:val="00710289"/>
    <w:rsid w:val="00711CF3"/>
    <w:rsid w:val="00716350"/>
    <w:rsid w:val="00717878"/>
    <w:rsid w:val="0071797B"/>
    <w:rsid w:val="00730562"/>
    <w:rsid w:val="00732FA4"/>
    <w:rsid w:val="0075576E"/>
    <w:rsid w:val="007650D2"/>
    <w:rsid w:val="00772472"/>
    <w:rsid w:val="00777CC9"/>
    <w:rsid w:val="00790BCC"/>
    <w:rsid w:val="00792708"/>
    <w:rsid w:val="00792E13"/>
    <w:rsid w:val="007A6747"/>
    <w:rsid w:val="007A6E43"/>
    <w:rsid w:val="007A7CF9"/>
    <w:rsid w:val="007B0FA1"/>
    <w:rsid w:val="007B4705"/>
    <w:rsid w:val="007B51BA"/>
    <w:rsid w:val="007C4F4F"/>
    <w:rsid w:val="007C7059"/>
    <w:rsid w:val="007F05BD"/>
    <w:rsid w:val="008000ED"/>
    <w:rsid w:val="00804B95"/>
    <w:rsid w:val="0081144E"/>
    <w:rsid w:val="008176C6"/>
    <w:rsid w:val="008200BB"/>
    <w:rsid w:val="00820CC2"/>
    <w:rsid w:val="00843C99"/>
    <w:rsid w:val="008469BB"/>
    <w:rsid w:val="00867DF8"/>
    <w:rsid w:val="00894BE7"/>
    <w:rsid w:val="00895929"/>
    <w:rsid w:val="00897511"/>
    <w:rsid w:val="008A6BD6"/>
    <w:rsid w:val="008B112B"/>
    <w:rsid w:val="008C154B"/>
    <w:rsid w:val="008C3586"/>
    <w:rsid w:val="008D0036"/>
    <w:rsid w:val="008D34EE"/>
    <w:rsid w:val="008E5D22"/>
    <w:rsid w:val="009213AC"/>
    <w:rsid w:val="00930FF2"/>
    <w:rsid w:val="00937CFD"/>
    <w:rsid w:val="009464AA"/>
    <w:rsid w:val="00946D9D"/>
    <w:rsid w:val="00956066"/>
    <w:rsid w:val="00972D0E"/>
    <w:rsid w:val="0098423D"/>
    <w:rsid w:val="009A25F2"/>
    <w:rsid w:val="009B0588"/>
    <w:rsid w:val="009C0674"/>
    <w:rsid w:val="009D2FAD"/>
    <w:rsid w:val="009E4FF4"/>
    <w:rsid w:val="00A03CB5"/>
    <w:rsid w:val="00A27451"/>
    <w:rsid w:val="00A3084C"/>
    <w:rsid w:val="00A41371"/>
    <w:rsid w:val="00A42178"/>
    <w:rsid w:val="00A54A96"/>
    <w:rsid w:val="00A56BF1"/>
    <w:rsid w:val="00A577F4"/>
    <w:rsid w:val="00A92B80"/>
    <w:rsid w:val="00AA3B5D"/>
    <w:rsid w:val="00AA64BC"/>
    <w:rsid w:val="00AB0CB5"/>
    <w:rsid w:val="00AD06A4"/>
    <w:rsid w:val="00AD3A60"/>
    <w:rsid w:val="00AE4447"/>
    <w:rsid w:val="00AF7325"/>
    <w:rsid w:val="00B06741"/>
    <w:rsid w:val="00B205CD"/>
    <w:rsid w:val="00B21581"/>
    <w:rsid w:val="00B24159"/>
    <w:rsid w:val="00B25AB1"/>
    <w:rsid w:val="00B272B8"/>
    <w:rsid w:val="00B332B0"/>
    <w:rsid w:val="00B336F3"/>
    <w:rsid w:val="00B3504B"/>
    <w:rsid w:val="00B41110"/>
    <w:rsid w:val="00B52BA0"/>
    <w:rsid w:val="00B62047"/>
    <w:rsid w:val="00B70057"/>
    <w:rsid w:val="00B912EB"/>
    <w:rsid w:val="00BA0750"/>
    <w:rsid w:val="00BA63E8"/>
    <w:rsid w:val="00BB17DB"/>
    <w:rsid w:val="00BB2377"/>
    <w:rsid w:val="00BB68FC"/>
    <w:rsid w:val="00BF0AB5"/>
    <w:rsid w:val="00BF249B"/>
    <w:rsid w:val="00BF49D5"/>
    <w:rsid w:val="00C063FA"/>
    <w:rsid w:val="00C11942"/>
    <w:rsid w:val="00C11C2E"/>
    <w:rsid w:val="00C21621"/>
    <w:rsid w:val="00C24A62"/>
    <w:rsid w:val="00C26C7F"/>
    <w:rsid w:val="00C3228B"/>
    <w:rsid w:val="00C40E5F"/>
    <w:rsid w:val="00C4664E"/>
    <w:rsid w:val="00C8372F"/>
    <w:rsid w:val="00C8421A"/>
    <w:rsid w:val="00C9068E"/>
    <w:rsid w:val="00C93E84"/>
    <w:rsid w:val="00C94C86"/>
    <w:rsid w:val="00C96B80"/>
    <w:rsid w:val="00CA08FC"/>
    <w:rsid w:val="00CB2A9F"/>
    <w:rsid w:val="00CB4EF2"/>
    <w:rsid w:val="00CC2CC0"/>
    <w:rsid w:val="00CC417C"/>
    <w:rsid w:val="00CC5ABD"/>
    <w:rsid w:val="00CD09C3"/>
    <w:rsid w:val="00CE4DE1"/>
    <w:rsid w:val="00CF13DB"/>
    <w:rsid w:val="00D03BDC"/>
    <w:rsid w:val="00D058FA"/>
    <w:rsid w:val="00D153B8"/>
    <w:rsid w:val="00D21777"/>
    <w:rsid w:val="00D2320C"/>
    <w:rsid w:val="00D2485A"/>
    <w:rsid w:val="00D45987"/>
    <w:rsid w:val="00D51D7E"/>
    <w:rsid w:val="00DB1E7B"/>
    <w:rsid w:val="00DB247F"/>
    <w:rsid w:val="00DB42FC"/>
    <w:rsid w:val="00DB6280"/>
    <w:rsid w:val="00DC0369"/>
    <w:rsid w:val="00DC20A5"/>
    <w:rsid w:val="00DD21F9"/>
    <w:rsid w:val="00DE0A14"/>
    <w:rsid w:val="00DE243D"/>
    <w:rsid w:val="00DF2A0D"/>
    <w:rsid w:val="00E06AB9"/>
    <w:rsid w:val="00E165AD"/>
    <w:rsid w:val="00E26150"/>
    <w:rsid w:val="00E35A89"/>
    <w:rsid w:val="00E37584"/>
    <w:rsid w:val="00E44E83"/>
    <w:rsid w:val="00E63F70"/>
    <w:rsid w:val="00E739B4"/>
    <w:rsid w:val="00E81B19"/>
    <w:rsid w:val="00E95F36"/>
    <w:rsid w:val="00E9684C"/>
    <w:rsid w:val="00E97E1F"/>
    <w:rsid w:val="00EB2F0C"/>
    <w:rsid w:val="00EB5F27"/>
    <w:rsid w:val="00ED21B1"/>
    <w:rsid w:val="00EF121D"/>
    <w:rsid w:val="00F03796"/>
    <w:rsid w:val="00F14A5B"/>
    <w:rsid w:val="00F31673"/>
    <w:rsid w:val="00F43B71"/>
    <w:rsid w:val="00F57F3A"/>
    <w:rsid w:val="00F65475"/>
    <w:rsid w:val="00F66990"/>
    <w:rsid w:val="00F669A0"/>
    <w:rsid w:val="00F73188"/>
    <w:rsid w:val="00F7690B"/>
    <w:rsid w:val="00F85CE2"/>
    <w:rsid w:val="00F87C1F"/>
    <w:rsid w:val="00FA0520"/>
    <w:rsid w:val="00FB7284"/>
    <w:rsid w:val="00FC793D"/>
    <w:rsid w:val="00FE7ECD"/>
    <w:rsid w:val="00FF52B1"/>
    <w:rsid w:val="CEAFE915"/>
    <w:rsid w:val="F8F77687"/>
  </w:rsids>
  <m:mathPr>
    <m:mathFont m:val="Cambria Math"/>
    <m:brkBin m:val="before"/>
    <m:brkBinSub m:val="--"/>
    <m:smallFrac m:val="1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GB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Calibri" w:hAnsi="Calibri" w:eastAsia="宋体" w:cs="Times New Roman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qFormat="1" w:uiPriority="99" w:name="endnote reference"/>
    <w:lsdException w:qFormat="1"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iPriority="99" w:name="Balloon Text"/>
    <w:lsdException w:qFormat="1" w:unhideWhenUsed="0" w:uiPriority="5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character" w:default="1" w:styleId="8">
    <w:name w:val="Default Paragraph Font"/>
    <w:semiHidden/>
    <w:unhideWhenUsed/>
    <w:qFormat/>
    <w:uiPriority w:val="1"/>
  </w:style>
  <w:style w:type="table" w:default="1" w:styleId="6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endnote text"/>
    <w:basedOn w:val="1"/>
    <w:link w:val="10"/>
    <w:semiHidden/>
    <w:unhideWhenUsed/>
    <w:qFormat/>
    <w:uiPriority w:val="99"/>
    <w:pPr>
      <w:snapToGrid w:val="0"/>
      <w:jc w:val="left"/>
    </w:pPr>
  </w:style>
  <w:style w:type="paragraph" w:styleId="3">
    <w:name w:val="Balloon Text"/>
    <w:basedOn w:val="1"/>
    <w:link w:val="13"/>
    <w:semiHidden/>
    <w:unhideWhenUsed/>
    <w:qFormat/>
    <w:uiPriority w:val="99"/>
    <w:rPr>
      <w:sz w:val="18"/>
      <w:szCs w:val="18"/>
    </w:rPr>
  </w:style>
  <w:style w:type="paragraph" w:styleId="4">
    <w:name w:val="footer"/>
    <w:basedOn w:val="1"/>
    <w:link w:val="12"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5">
    <w:name w:val="header"/>
    <w:basedOn w:val="1"/>
    <w:link w:val="11"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table" w:styleId="7">
    <w:name w:val="Table Grid"/>
    <w:basedOn w:val="6"/>
    <w:qFormat/>
    <w:uiPriority w:val="59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9">
    <w:name w:val="endnote reference"/>
    <w:semiHidden/>
    <w:unhideWhenUsed/>
    <w:qFormat/>
    <w:uiPriority w:val="99"/>
    <w:rPr>
      <w:vertAlign w:val="superscript"/>
    </w:rPr>
  </w:style>
  <w:style w:type="character" w:customStyle="1" w:styleId="10">
    <w:name w:val="尾注文本 字符"/>
    <w:basedOn w:val="8"/>
    <w:link w:val="2"/>
    <w:semiHidden/>
    <w:qFormat/>
    <w:uiPriority w:val="99"/>
  </w:style>
  <w:style w:type="character" w:customStyle="1" w:styleId="11">
    <w:name w:val="页眉 字符"/>
    <w:link w:val="5"/>
    <w:qFormat/>
    <w:uiPriority w:val="99"/>
    <w:rPr>
      <w:sz w:val="18"/>
      <w:szCs w:val="18"/>
    </w:rPr>
  </w:style>
  <w:style w:type="character" w:customStyle="1" w:styleId="12">
    <w:name w:val="页脚 字符"/>
    <w:link w:val="4"/>
    <w:qFormat/>
    <w:uiPriority w:val="99"/>
    <w:rPr>
      <w:sz w:val="18"/>
      <w:szCs w:val="18"/>
    </w:rPr>
  </w:style>
  <w:style w:type="character" w:customStyle="1" w:styleId="13">
    <w:name w:val="批注框文本 字符"/>
    <w:basedOn w:val="8"/>
    <w:link w:val="3"/>
    <w:semiHidden/>
    <w:qFormat/>
    <w:uiPriority w:val="99"/>
    <w:rPr>
      <w:kern w:val="2"/>
      <w:sz w:val="18"/>
      <w:szCs w:val="18"/>
      <w:lang w:val="en-US"/>
    </w:rPr>
  </w:style>
  <w:style w:type="paragraph" w:styleId="14">
    <w:name w:val="List Paragraph"/>
    <w:basedOn w:val="1"/>
    <w:qFormat/>
    <w:uiPriority w:val="34"/>
    <w:pPr>
      <w:ind w:firstLine="420" w:firstLineChars="200"/>
    </w:pPr>
  </w:style>
</w:styles>
</file>

<file path=word/_rels/document.xml.rels><?xml version="1.0" encoding="UTF-8" standalone="yes"?>
<Relationships xmlns="http://schemas.openxmlformats.org/package/2006/relationships"><Relationship Id="rId6" Type="http://schemas.microsoft.com/office/2011/relationships/people" Target="people.xml"/><Relationship Id="rId5" Type="http://schemas.openxmlformats.org/officeDocument/2006/relationships/fontTable" Target="fontTable.xml"/><Relationship Id="rId4" Type="http://schemas.openxmlformats.org/officeDocument/2006/relationships/customXml" Target="../customXml/item1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2</Pages>
  <Words>151</Words>
  <Characters>865</Characters>
  <Lines>7</Lines>
  <Paragraphs>2</Paragraphs>
  <TotalTime>73</TotalTime>
  <ScaleCrop>false</ScaleCrop>
  <LinksUpToDate>false</LinksUpToDate>
  <CharactersWithSpaces>1014</CharactersWithSpaces>
  <Application>WPS Office_11.8.2.10458_F1E327BC-269C-435d-A152-05C5408002CA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2021-12-30T20:02:00Z</dcterms:created>
  <dc:creator>dell</dc:creator>
  <cp:lastModifiedBy>greatwall</cp:lastModifiedBy>
  <cp:lastPrinted>2014-10-08T18:48:00Z</cp:lastPrinted>
  <dcterms:modified xsi:type="dcterms:W3CDTF">2022-08-05T13:49:33Z</dcterms:modified>
  <dc:title>经营者集中简易案件公示表</dc:title>
  <cp:revision>33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lient Code">
    <vt:lpwstr>10023572</vt:lpwstr>
  </property>
  <property fmtid="{D5CDD505-2E9C-101B-9397-08002B2CF9AE}" pid="3" name="DEDocumentLocation">
    <vt:lpwstr>C:\Users\lvzhou\AppData\Local\Linklaters\DocExplorer\Attachments\A41104241 v0.2 简易案件公示表 - LL comments.docx</vt:lpwstr>
  </property>
  <property fmtid="{D5CDD505-2E9C-101B-9397-08002B2CF9AE}" pid="4" name="Document Number">
    <vt:lpwstr>A41104241</vt:lpwstr>
  </property>
  <property fmtid="{D5CDD505-2E9C-101B-9397-08002B2CF9AE}" pid="5" name="Last Modified">
    <vt:lpwstr>17 Feb 2020</vt:lpwstr>
  </property>
  <property fmtid="{D5CDD505-2E9C-101B-9397-08002B2CF9AE}" pid="6" name="Matter Number">
    <vt:lpwstr>L-247961</vt:lpwstr>
  </property>
  <property fmtid="{D5CDD505-2E9C-101B-9397-08002B2CF9AE}" pid="7" name="Mode">
    <vt:lpwstr>SendAs</vt:lpwstr>
  </property>
  <property fmtid="{D5CDD505-2E9C-101B-9397-08002B2CF9AE}" pid="8" name="Version">
    <vt:lpwstr>0.2</vt:lpwstr>
  </property>
  <property fmtid="{D5CDD505-2E9C-101B-9397-08002B2CF9AE}" pid="9" name="DOC_GUID">
    <vt:lpwstr>6d74f303-798f-4abd-8b3e-59dca91e53a7</vt:lpwstr>
  </property>
  <property fmtid="{D5CDD505-2E9C-101B-9397-08002B2CF9AE}" pid="10" name="ObjectID">
    <vt:lpwstr>09001dc89457df77</vt:lpwstr>
  </property>
  <property fmtid="{D5CDD505-2E9C-101B-9397-08002B2CF9AE}" pid="11" name="_MarkAsFinal">
    <vt:bool>false</vt:bool>
  </property>
  <property fmtid="{D5CDD505-2E9C-101B-9397-08002B2CF9AE}" pid="12" name="_NewReviewCycle">
    <vt:lpwstr/>
  </property>
  <property fmtid="{D5CDD505-2E9C-101B-9397-08002B2CF9AE}" pid="13" name="KSOProductBuildVer">
    <vt:lpwstr>2052-11.8.2.10458</vt:lpwstr>
  </property>
</Properties>
</file>