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cs="黑体" w:asciiTheme="minorEastAsia" w:hAnsiTheme="minorEastAsia"/>
          <w:b/>
          <w:bCs/>
          <w:sz w:val="32"/>
          <w:szCs w:val="32"/>
        </w:rPr>
      </w:pPr>
      <w:r>
        <w:rPr>
          <w:rFonts w:hint="eastAsia" w:cs="黑体" w:asciiTheme="minorEastAsia" w:hAnsiTheme="minorEastAsia"/>
          <w:b/>
          <w:bCs/>
          <w:sz w:val="32"/>
          <w:szCs w:val="32"/>
        </w:rPr>
        <w:t>经营者集中简易案件公示表</w:t>
      </w:r>
    </w:p>
    <w:p>
      <w:pPr>
        <w:spacing w:line="300" w:lineRule="auto"/>
        <w:ind w:firstLine="727" w:firstLineChars="302"/>
        <w:rPr>
          <w:rFonts w:asciiTheme="minorEastAsia" w:hAnsiTheme="minorEastAsia"/>
          <w:b/>
          <w:bCs/>
          <w:sz w:val="24"/>
          <w:szCs w:val="24"/>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案件名称</w:t>
            </w: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t>上海万纬冷链物流有限公司与宁波梅山国际冷链有限公司等经营者新设合营企业案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交易概况（限200字内）</w:t>
            </w: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t>上海万纬冷链物流有限公司（“</w:t>
            </w:r>
            <w:r>
              <w:rPr>
                <w:rFonts w:hint="eastAsia" w:asciiTheme="minorEastAsia" w:hAnsiTheme="minorEastAsia" w:cstheme="minorEastAsia"/>
                <w:b/>
                <w:bCs/>
                <w:sz w:val="24"/>
                <w:szCs w:val="24"/>
              </w:rPr>
              <w:t>万纬冷链”</w:t>
            </w:r>
            <w:r>
              <w:rPr>
                <w:rFonts w:hint="eastAsia" w:asciiTheme="minorEastAsia" w:hAnsiTheme="minorEastAsia" w:cstheme="minorEastAsia"/>
                <w:sz w:val="24"/>
                <w:szCs w:val="24"/>
              </w:rPr>
              <w:t>）与宁波梅山国际冷链有限公司（“</w:t>
            </w:r>
            <w:r>
              <w:rPr>
                <w:rFonts w:hint="eastAsia" w:asciiTheme="minorEastAsia" w:hAnsiTheme="minorEastAsia" w:cstheme="minorEastAsia"/>
                <w:b/>
                <w:bCs/>
                <w:sz w:val="24"/>
                <w:szCs w:val="24"/>
              </w:rPr>
              <w:t>梅山冷链</w:t>
            </w:r>
            <w:r>
              <w:rPr>
                <w:rFonts w:hint="eastAsia" w:asciiTheme="minorEastAsia" w:hAnsiTheme="minorEastAsia" w:cstheme="minorEastAsia"/>
                <w:sz w:val="24"/>
                <w:szCs w:val="24"/>
              </w:rPr>
              <w:t>”）及中基商贸（浙江）有限公司共同现金出资设立合营企业（“合营企业”）。交易后梅山冷链及万纬冷链共同控制合营企业。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参与集中的经营者简介</w:t>
            </w:r>
          </w:p>
        </w:tc>
        <w:tc>
          <w:tcPr>
            <w:tcW w:w="1796" w:type="dxa"/>
          </w:tcPr>
          <w:p>
            <w:pPr>
              <w:rPr>
                <w:rFonts w:asciiTheme="minorEastAsia" w:hAnsiTheme="minorEastAsia" w:cstheme="minorEastAsia"/>
                <w:sz w:val="24"/>
                <w:szCs w:val="24"/>
              </w:rPr>
            </w:pPr>
            <w:r>
              <w:rPr>
                <w:rFonts w:hint="eastAsia" w:asciiTheme="minorEastAsia" w:hAnsiTheme="minorEastAsia" w:cstheme="minorEastAsia"/>
                <w:sz w:val="24"/>
                <w:szCs w:val="24"/>
              </w:rPr>
              <w:t>1、万纬冷链</w:t>
            </w:r>
          </w:p>
        </w:tc>
        <w:tc>
          <w:tcPr>
            <w:tcW w:w="5153" w:type="dxa"/>
          </w:tcPr>
          <w:p>
            <w:pPr>
              <w:rPr>
                <w:ins w:id="0" w:author="oa" w:date="2022-08-19T08:55:19Z"/>
                <w:rFonts w:hint="eastAsia" w:asciiTheme="minorEastAsia" w:hAnsiTheme="minorEastAsia" w:cstheme="minorEastAsia"/>
                <w:sz w:val="24"/>
                <w:szCs w:val="24"/>
              </w:rPr>
            </w:pPr>
            <w:r>
              <w:rPr>
                <w:rFonts w:hint="eastAsia" w:asciiTheme="minorEastAsia" w:hAnsiTheme="minorEastAsia" w:cstheme="minorEastAsia"/>
                <w:sz w:val="24"/>
                <w:szCs w:val="24"/>
              </w:rPr>
              <w:t>万纬冷链于2</w:t>
            </w:r>
            <w:r>
              <w:rPr>
                <w:rFonts w:asciiTheme="minorEastAsia" w:hAnsiTheme="minorEastAsia" w:cstheme="minorEastAsia"/>
                <w:sz w:val="24"/>
                <w:szCs w:val="24"/>
              </w:rPr>
              <w:t>018</w:t>
            </w:r>
            <w:r>
              <w:rPr>
                <w:rFonts w:hint="eastAsia" w:asciiTheme="minorEastAsia" w:hAnsiTheme="minorEastAsia" w:cstheme="minorEastAsia"/>
                <w:sz w:val="24"/>
                <w:szCs w:val="24"/>
              </w:rPr>
              <w:t>年3月成立于上海，主要从事冷链仓储业务。</w:t>
            </w:r>
          </w:p>
          <w:p>
            <w:pPr>
              <w:rPr>
                <w:rFonts w:asciiTheme="minorEastAsia" w:hAnsiTheme="minorEastAsia" w:cstheme="minorEastAsia"/>
                <w:sz w:val="24"/>
                <w:szCs w:val="24"/>
              </w:rPr>
            </w:pPr>
            <w:r>
              <w:rPr>
                <w:rFonts w:hint="eastAsia" w:asciiTheme="minorEastAsia" w:hAnsiTheme="minorEastAsia" w:cstheme="minorEastAsia"/>
                <w:sz w:val="24"/>
                <w:szCs w:val="24"/>
              </w:rPr>
              <w:t>最终控制人为万科企业股份有限公司，主要从事房地产开发、物业服务、租赁住宅、商业开发和运营、物流仓储服务、酒店与度假、教育等业务。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rPr>
                <w:rFonts w:asciiTheme="minorEastAsia" w:hAnsiTheme="minorEastAsia" w:cstheme="minorEastAsia"/>
                <w:b/>
                <w:bCs/>
                <w:sz w:val="24"/>
                <w:szCs w:val="24"/>
              </w:rPr>
            </w:pPr>
          </w:p>
        </w:tc>
        <w:tc>
          <w:tcPr>
            <w:tcW w:w="1796" w:type="dxa"/>
          </w:tcPr>
          <w:p>
            <w:pPr>
              <w:rPr>
                <w:rFonts w:asciiTheme="minorEastAsia" w:hAnsiTheme="minorEastAsia" w:cstheme="minorEastAsia"/>
                <w:sz w:val="24"/>
                <w:szCs w:val="24"/>
              </w:rPr>
            </w:pPr>
            <w:r>
              <w:rPr>
                <w:rFonts w:hint="eastAsia" w:asciiTheme="minorEastAsia" w:hAnsiTheme="minorEastAsia" w:cstheme="minorEastAsia"/>
                <w:sz w:val="24"/>
                <w:szCs w:val="24"/>
              </w:rPr>
              <w:t>2、梅山冷链</w:t>
            </w:r>
          </w:p>
        </w:tc>
        <w:tc>
          <w:tcPr>
            <w:tcW w:w="5153" w:type="dxa"/>
          </w:tcPr>
          <w:p>
            <w:pPr>
              <w:rPr>
                <w:ins w:id="1" w:author="oa" w:date="2022-08-19T08:55:23Z"/>
                <w:rFonts w:hint="eastAsia" w:asciiTheme="minorEastAsia" w:hAnsiTheme="minorEastAsia" w:cstheme="minorEastAsia"/>
                <w:sz w:val="24"/>
                <w:szCs w:val="24"/>
              </w:rPr>
            </w:pPr>
            <w:r>
              <w:rPr>
                <w:rFonts w:hint="eastAsia" w:asciiTheme="minorEastAsia" w:hAnsiTheme="minorEastAsia" w:cstheme="minorEastAsia"/>
                <w:sz w:val="24"/>
                <w:szCs w:val="24"/>
              </w:rPr>
              <w:t>梅山冷链于2021年3月成立于中国浙江省宁波市，主要从事冷库的建设与开发。</w:t>
            </w:r>
          </w:p>
          <w:p>
            <w:pPr>
              <w:rPr>
                <w:rFonts w:asciiTheme="minorEastAsia" w:hAnsiTheme="minorEastAsia" w:cstheme="minorEastAsia"/>
                <w:sz w:val="24"/>
                <w:szCs w:val="24"/>
              </w:rPr>
            </w:pPr>
            <w:r>
              <w:rPr>
                <w:rFonts w:hint="eastAsia" w:asciiTheme="minorEastAsia" w:hAnsiTheme="minorEastAsia" w:cstheme="minorEastAsia"/>
                <w:sz w:val="24"/>
                <w:szCs w:val="24"/>
              </w:rPr>
              <w:t>梅山冷链的最终控制人为宁波市商贸集团有限公司，主要承担重要商品市场投资建设、菜篮子商品流通供应管理等涉及民生领域的业务。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简易案件理由（可以单选，也可以多选）</w:t>
            </w:r>
          </w:p>
        </w:tc>
        <w:tc>
          <w:tcPr>
            <w:tcW w:w="6949" w:type="dxa"/>
            <w:gridSpan w:val="2"/>
          </w:tcPr>
          <w:p>
            <w:pPr>
              <w:rPr>
                <w:rFonts w:asciiTheme="minorEastAsia" w:hAnsiTheme="minorEastAsia" w:cstheme="minorEastAsia"/>
                <w:sz w:val="24"/>
                <w:szCs w:val="24"/>
              </w:rPr>
            </w:pPr>
            <w:del w:id="2" w:author="oa" w:date="2022-08-24T08:54:06Z">
              <w:r>
                <w:rPr>
                  <w:rFonts w:hint="eastAsia" w:asciiTheme="minorEastAsia" w:hAnsiTheme="minorEastAsia" w:cstheme="minorEastAsia"/>
                  <w:sz w:val="24"/>
                  <w:szCs w:val="24"/>
                </w:rPr>
                <w:sym w:font="Wingdings" w:char="00FE"/>
              </w:r>
            </w:del>
            <w:ins w:id="3" w:author="oa" w:date="2022-08-24T08:54:06Z">
              <w:r>
                <w:rPr>
                  <w:rFonts w:hint="eastAsia" w:asciiTheme="minorEastAsia" w:hAnsiTheme="minorEastAsia" w:cstheme="minorEastAsia"/>
                  <w:sz w:val="24"/>
                  <w:szCs w:val="24"/>
                </w:rPr>
                <w:sym w:font="Wingdings" w:char="00A8"/>
              </w:r>
            </w:ins>
            <w:r>
              <w:rPr>
                <w:rFonts w:hint="eastAsia" w:asciiTheme="minorEastAsia" w:hAnsiTheme="minorEastAsia" w:cstheme="minorEastAsia"/>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A8"/>
            </w:r>
            <w:r>
              <w:rPr>
                <w:rFonts w:hint="eastAsia" w:asciiTheme="minorEastAsia" w:hAnsiTheme="minorEastAsia" w:cstheme="minorEastAsia"/>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del w:id="4" w:author="oa" w:date="2022-08-24T08:54:08Z">
              <w:r>
                <w:rPr>
                  <w:rFonts w:hint="eastAsia" w:asciiTheme="minorEastAsia" w:hAnsiTheme="minorEastAsia" w:cstheme="minorEastAsia"/>
                  <w:sz w:val="24"/>
                  <w:szCs w:val="24"/>
                </w:rPr>
                <w:sym w:font="Wingdings" w:char="F0A8"/>
              </w:r>
            </w:del>
            <w:ins w:id="5" w:author="oa" w:date="2022-08-24T08:54:08Z">
              <w:r>
                <w:rPr>
                  <w:rFonts w:hint="eastAsia" w:asciiTheme="minorEastAsia" w:hAnsiTheme="minorEastAsia" w:cstheme="minorEastAsia"/>
                  <w:sz w:val="24"/>
                  <w:szCs w:val="24"/>
                </w:rPr>
                <w:sym w:font="Wingdings" w:char="00FE"/>
              </w:r>
            </w:ins>
            <w:r>
              <w:rPr>
                <w:rFonts w:hint="eastAsia" w:asciiTheme="minorEastAsia" w:hAnsiTheme="minorEastAsia" w:cstheme="minorEastAsia"/>
                <w:sz w:val="24"/>
                <w:szCs w:val="24"/>
              </w:rPr>
              <w:t>3、不在同一相关市场、也不存</w:t>
            </w:r>
            <w:bookmarkStart w:id="0" w:name="_GoBack"/>
            <w:bookmarkEnd w:id="0"/>
            <w:r>
              <w:rPr>
                <w:rFonts w:hint="eastAsia" w:asciiTheme="minorEastAsia" w:hAnsiTheme="minorEastAsia" w:cstheme="minorEastAsia"/>
                <w:sz w:val="24"/>
                <w:szCs w:val="24"/>
              </w:rPr>
              <w:t>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A8"/>
            </w:r>
            <w:r>
              <w:rPr>
                <w:rFonts w:hint="eastAsia" w:asciiTheme="minorEastAsia" w:hAnsiTheme="minorEastAsia" w:cstheme="minorEastAsia"/>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sym w:font="Wingdings" w:char="F0A8"/>
            </w:r>
            <w:r>
              <w:rPr>
                <w:rFonts w:hint="eastAsia" w:asciiTheme="minorEastAsia" w:hAnsiTheme="minorEastAsia" w:cstheme="minorEastAsia"/>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Theme="minorEastAsia" w:hAnsiTheme="minorEastAsia" w:cstheme="minorEastAsia"/>
                <w:b/>
                <w:bCs/>
                <w:sz w:val="24"/>
                <w:szCs w:val="24"/>
              </w:rPr>
            </w:pPr>
          </w:p>
        </w:tc>
        <w:tc>
          <w:tcPr>
            <w:tcW w:w="6949" w:type="dxa"/>
            <w:gridSpan w:val="2"/>
          </w:tcPr>
          <w:p>
            <w:pPr>
              <w:rPr>
                <w:rFonts w:asciiTheme="minorEastAsia" w:hAnsiTheme="minorEastAsia" w:cstheme="minorEastAsia"/>
                <w:sz w:val="24"/>
                <w:szCs w:val="24"/>
              </w:rPr>
            </w:pPr>
            <w:r>
              <w:rPr>
                <w:rFonts w:hint="eastAsia" w:asciiTheme="minorEastAsia" w:hAnsiTheme="minorEastAsia" w:cstheme="minorEastAsia"/>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8" w:hRule="atLeast"/>
        </w:trPr>
        <w:tc>
          <w:tcPr>
            <w:tcW w:w="1809" w:type="dxa"/>
            <w:shd w:val="clear" w:color="auto" w:fill="D9D9D9"/>
          </w:tcPr>
          <w:p>
            <w:pPr>
              <w:rPr>
                <w:rFonts w:asciiTheme="minorEastAsia" w:hAnsiTheme="minorEastAsia" w:cstheme="minorEastAsia"/>
                <w:b/>
                <w:bCs/>
                <w:sz w:val="24"/>
                <w:szCs w:val="24"/>
              </w:rPr>
            </w:pPr>
            <w:r>
              <w:rPr>
                <w:rFonts w:hint="eastAsia" w:asciiTheme="minorEastAsia" w:hAnsiTheme="minorEastAsia" w:cstheme="minorEastAsia"/>
                <w:b/>
                <w:bCs/>
                <w:sz w:val="24"/>
                <w:szCs w:val="24"/>
              </w:rPr>
              <w:t>备注</w:t>
            </w:r>
          </w:p>
        </w:tc>
        <w:tc>
          <w:tcPr>
            <w:tcW w:w="6949" w:type="dxa"/>
            <w:gridSpan w:val="2"/>
          </w:tcPr>
          <w:p>
            <w:pPr>
              <w:pStyle w:val="11"/>
              <w:ind w:firstLine="0" w:firstLineChars="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横向重叠：</w:t>
            </w:r>
          </w:p>
          <w:p>
            <w:pPr>
              <w:pStyle w:val="11"/>
              <w:ind w:firstLine="0" w:firstLineChars="0"/>
              <w:rPr>
                <w:ins w:id="6" w:author="oa" w:date="2022-08-18T19:30:12Z"/>
                <w:rFonts w:hint="eastAsia" w:asciiTheme="minorEastAsia" w:hAnsiTheme="minorEastAsia" w:eastAsiaTheme="minorEastAsia" w:cstheme="minorEastAsia"/>
                <w:color w:val="333333"/>
                <w:kern w:val="0"/>
                <w:sz w:val="24"/>
                <w:szCs w:val="24"/>
                <w:lang w:eastAsia="zh-CN"/>
              </w:rPr>
            </w:pPr>
            <w:ins w:id="7" w:author="oa" w:date="2022-08-18T19:29:38Z">
              <w:r>
                <w:rPr>
                  <w:rFonts w:hint="eastAsia" w:asciiTheme="minorEastAsia" w:hAnsiTheme="minorEastAsia" w:eastAsiaTheme="minorEastAsia" w:cstheme="minorEastAsia"/>
                  <w:color w:val="333333"/>
                  <w:kern w:val="0"/>
                  <w:sz w:val="24"/>
                  <w:szCs w:val="24"/>
                  <w:lang w:eastAsia="zh-CN"/>
                </w:rPr>
                <w:t>宁波</w:t>
              </w:r>
            </w:ins>
            <w:ins w:id="8" w:author="oa" w:date="2022-08-18T19:29:40Z">
              <w:r>
                <w:rPr>
                  <w:rFonts w:hint="eastAsia" w:asciiTheme="minorEastAsia" w:hAnsiTheme="minorEastAsia" w:eastAsiaTheme="minorEastAsia" w:cstheme="minorEastAsia"/>
                  <w:color w:val="333333"/>
                  <w:kern w:val="0"/>
                  <w:sz w:val="24"/>
                  <w:szCs w:val="24"/>
                  <w:lang w:eastAsia="zh-CN"/>
                </w:rPr>
                <w:t>舟山港</w:t>
              </w:r>
            </w:ins>
            <w:ins w:id="9" w:author="oa" w:date="2022-08-18T19:30:08Z">
              <w:r>
                <w:rPr>
                  <w:rFonts w:hint="eastAsia" w:asciiTheme="minorEastAsia" w:hAnsiTheme="minorEastAsia" w:eastAsiaTheme="minorEastAsia" w:cstheme="minorEastAsia"/>
                  <w:color w:val="333333"/>
                  <w:kern w:val="0"/>
                  <w:sz w:val="24"/>
                  <w:szCs w:val="24"/>
                  <w:rPrChange w:id="10" w:author="oa" w:date="2022-08-18T19:30:08Z">
                    <w:rPr>
                      <w:rFonts w:hint="eastAsia"/>
                    </w:rPr>
                  </w:rPrChange>
                </w:rPr>
                <w:t>冷库的开发和租赁</w:t>
              </w:r>
            </w:ins>
            <w:ins w:id="11" w:author="oa" w:date="2022-08-18T19:30:11Z">
              <w:r>
                <w:rPr>
                  <w:rFonts w:hint="eastAsia" w:asciiTheme="minorEastAsia" w:hAnsiTheme="minorEastAsia" w:eastAsiaTheme="minorEastAsia" w:cstheme="minorEastAsia"/>
                  <w:color w:val="333333"/>
                  <w:kern w:val="0"/>
                  <w:sz w:val="24"/>
                  <w:szCs w:val="24"/>
                  <w:lang w:eastAsia="zh-CN"/>
                </w:rPr>
                <w:t>市场</w:t>
              </w:r>
            </w:ins>
            <w:ins w:id="12" w:author="oa" w:date="2022-08-18T19:31:02Z">
              <w:r>
                <w:rPr>
                  <w:rFonts w:hint="eastAsia" w:asciiTheme="minorEastAsia" w:hAnsiTheme="minorEastAsia" w:eastAsiaTheme="minorEastAsia" w:cstheme="minorEastAsia"/>
                  <w:color w:val="333333"/>
                  <w:kern w:val="0"/>
                  <w:sz w:val="24"/>
                  <w:szCs w:val="24"/>
                  <w:lang w:eastAsia="zh-CN"/>
                </w:rPr>
                <w:t>（</w:t>
              </w:r>
            </w:ins>
            <w:ins w:id="13" w:author="oa" w:date="2022-08-18T19:31:36Z">
              <w:r>
                <w:rPr>
                  <w:rFonts w:hint="eastAsia" w:asciiTheme="minorEastAsia" w:hAnsiTheme="minorEastAsia" w:eastAsiaTheme="minorEastAsia" w:cstheme="minorEastAsia"/>
                  <w:color w:val="333333"/>
                  <w:kern w:val="0"/>
                  <w:sz w:val="24"/>
                  <w:szCs w:val="24"/>
                  <w:lang w:val="en-US" w:eastAsia="zh-CN"/>
                </w:rPr>
                <w:t>2</w:t>
              </w:r>
            </w:ins>
            <w:ins w:id="14" w:author="oa" w:date="2022-08-18T19:31:37Z">
              <w:r>
                <w:rPr>
                  <w:rFonts w:hint="eastAsia" w:asciiTheme="minorEastAsia" w:hAnsiTheme="minorEastAsia" w:eastAsiaTheme="minorEastAsia" w:cstheme="minorEastAsia"/>
                  <w:color w:val="333333"/>
                  <w:kern w:val="0"/>
                  <w:sz w:val="24"/>
                  <w:szCs w:val="24"/>
                  <w:lang w:val="en-US" w:eastAsia="zh-CN"/>
                </w:rPr>
                <w:t>021</w:t>
              </w:r>
            </w:ins>
            <w:ins w:id="15" w:author="oa" w:date="2022-08-18T19:31:39Z">
              <w:r>
                <w:rPr>
                  <w:rFonts w:hint="eastAsia" w:asciiTheme="minorEastAsia" w:hAnsiTheme="minorEastAsia" w:eastAsiaTheme="minorEastAsia" w:cstheme="minorEastAsia"/>
                  <w:color w:val="333333"/>
                  <w:kern w:val="0"/>
                  <w:sz w:val="24"/>
                  <w:szCs w:val="24"/>
                  <w:lang w:val="en-US" w:eastAsia="zh-CN"/>
                </w:rPr>
                <w:t>年</w:t>
              </w:r>
            </w:ins>
            <w:ins w:id="16" w:author="oa" w:date="2022-08-18T19:31:02Z">
              <w:r>
                <w:rPr>
                  <w:rFonts w:hint="eastAsia" w:asciiTheme="minorEastAsia" w:hAnsiTheme="minorEastAsia" w:eastAsiaTheme="minorEastAsia" w:cstheme="minorEastAsia"/>
                  <w:color w:val="333333"/>
                  <w:kern w:val="0"/>
                  <w:sz w:val="24"/>
                  <w:szCs w:val="24"/>
                  <w:lang w:eastAsia="zh-CN"/>
                </w:rPr>
                <w:t>）</w:t>
              </w:r>
            </w:ins>
          </w:p>
          <w:p>
            <w:pPr>
              <w:pStyle w:val="11"/>
              <w:ind w:firstLine="0" w:firstLineChars="0"/>
              <w:rPr>
                <w:ins w:id="17" w:author="oa" w:date="2022-08-22T19:13:32Z"/>
                <w:rFonts w:hint="eastAsia" w:asciiTheme="minorEastAsia" w:hAnsiTheme="minorEastAsia"/>
                <w:bCs/>
                <w:color w:val="000000"/>
                <w:sz w:val="24"/>
                <w:szCs w:val="24"/>
              </w:rPr>
            </w:pPr>
            <w:ins w:id="18" w:author="oa" w:date="2022-08-18T19:30:53Z">
              <w:r>
                <w:rPr>
                  <w:rFonts w:hint="eastAsia" w:asciiTheme="minorEastAsia" w:hAnsiTheme="minorEastAsia" w:cstheme="minorEastAsia"/>
                  <w:sz w:val="24"/>
                  <w:szCs w:val="24"/>
                </w:rPr>
                <w:t>万纬冷链</w:t>
              </w:r>
            </w:ins>
            <w:ins w:id="19" w:author="oa" w:date="2022-08-18T19:30:53Z">
              <w:r>
                <w:rPr>
                  <w:rFonts w:hint="eastAsia" w:asciiTheme="minorEastAsia" w:hAnsiTheme="minorEastAsia"/>
                  <w:bCs/>
                  <w:color w:val="000000"/>
                  <w:sz w:val="24"/>
                  <w:szCs w:val="24"/>
                </w:rPr>
                <w:t>：5-</w:t>
              </w:r>
            </w:ins>
            <w:ins w:id="20" w:author="oa" w:date="2022-08-18T19:30:53Z">
              <w:r>
                <w:rPr>
                  <w:rFonts w:asciiTheme="minorEastAsia" w:hAnsiTheme="minorEastAsia"/>
                  <w:bCs/>
                  <w:color w:val="000000"/>
                  <w:sz w:val="24"/>
                  <w:szCs w:val="24"/>
                </w:rPr>
                <w:t>10</w:t>
              </w:r>
            </w:ins>
            <w:ins w:id="21" w:author="oa" w:date="2022-08-18T19:30:53Z">
              <w:r>
                <w:rPr>
                  <w:rFonts w:hint="eastAsia" w:asciiTheme="minorEastAsia" w:hAnsiTheme="minorEastAsia"/>
                  <w:bCs/>
                  <w:color w:val="000000"/>
                  <w:sz w:val="24"/>
                  <w:szCs w:val="24"/>
                </w:rPr>
                <w:t>%</w:t>
              </w:r>
            </w:ins>
          </w:p>
          <w:p>
            <w:pPr>
              <w:pStyle w:val="11"/>
              <w:ind w:firstLine="0" w:firstLineChars="0"/>
              <w:rPr>
                <w:ins w:id="22" w:author="oa" w:date="2022-08-22T19:14:12Z"/>
                <w:rFonts w:hint="eastAsia" w:asciiTheme="minorEastAsia" w:hAnsiTheme="minorEastAsia"/>
                <w:bCs/>
                <w:color w:val="000000"/>
                <w:sz w:val="24"/>
                <w:szCs w:val="24"/>
                <w:lang w:eastAsia="zh-CN"/>
              </w:rPr>
            </w:pPr>
            <w:ins w:id="23" w:author="oa" w:date="2022-08-22T19:13:36Z">
              <w:r>
                <w:rPr>
                  <w:rFonts w:hint="eastAsia" w:asciiTheme="minorEastAsia" w:hAnsiTheme="minorEastAsia"/>
                  <w:bCs/>
                  <w:color w:val="000000"/>
                  <w:sz w:val="24"/>
                  <w:szCs w:val="24"/>
                  <w:lang w:eastAsia="zh-CN"/>
                </w:rPr>
                <w:t>合营企业</w:t>
              </w:r>
            </w:ins>
            <w:ins w:id="24" w:author="oa" w:date="2022-08-22T19:13:44Z">
              <w:r>
                <w:rPr>
                  <w:rFonts w:hint="eastAsia" w:asciiTheme="minorEastAsia" w:hAnsiTheme="minorEastAsia"/>
                  <w:bCs/>
                  <w:color w:val="000000"/>
                  <w:sz w:val="24"/>
                  <w:szCs w:val="24"/>
                  <w:lang w:eastAsia="zh-CN"/>
                </w:rPr>
                <w:t>进入</w:t>
              </w:r>
            </w:ins>
            <w:ins w:id="25" w:author="oa" w:date="2022-08-22T19:14:05Z">
              <w:r>
                <w:rPr>
                  <w:rFonts w:hint="eastAsia" w:asciiTheme="minorEastAsia" w:hAnsiTheme="minorEastAsia"/>
                  <w:bCs/>
                  <w:color w:val="000000"/>
                  <w:sz w:val="24"/>
                  <w:szCs w:val="24"/>
                  <w:lang w:eastAsia="zh-CN"/>
                </w:rPr>
                <w:t>后</w:t>
              </w:r>
            </w:ins>
            <w:ins w:id="26" w:author="oa" w:date="2022-08-22T19:14:08Z">
              <w:r>
                <w:rPr>
                  <w:rFonts w:hint="eastAsia" w:asciiTheme="minorEastAsia" w:hAnsiTheme="minorEastAsia"/>
                  <w:bCs/>
                  <w:color w:val="000000"/>
                  <w:sz w:val="24"/>
                  <w:szCs w:val="24"/>
                  <w:lang w:eastAsia="zh-CN"/>
                </w:rPr>
                <w:t>（</w:t>
              </w:r>
            </w:ins>
            <w:ins w:id="27" w:author="oa" w:date="2022-08-22T19:14:09Z">
              <w:r>
                <w:rPr>
                  <w:rFonts w:hint="eastAsia" w:asciiTheme="minorEastAsia" w:hAnsiTheme="minorEastAsia"/>
                  <w:bCs/>
                  <w:color w:val="000000"/>
                  <w:sz w:val="24"/>
                  <w:szCs w:val="24"/>
                  <w:lang w:val="en-US" w:eastAsia="zh-CN"/>
                </w:rPr>
                <w:t>20</w:t>
              </w:r>
            </w:ins>
            <w:ins w:id="28" w:author="oa" w:date="2022-08-22T19:14:10Z">
              <w:r>
                <w:rPr>
                  <w:rFonts w:hint="eastAsia" w:asciiTheme="minorEastAsia" w:hAnsiTheme="minorEastAsia"/>
                  <w:bCs/>
                  <w:color w:val="000000"/>
                  <w:sz w:val="24"/>
                  <w:szCs w:val="24"/>
                  <w:lang w:val="en-US" w:eastAsia="zh-CN"/>
                </w:rPr>
                <w:t>23</w:t>
              </w:r>
            </w:ins>
            <w:ins w:id="29" w:author="oa" w:date="2022-08-22T19:14:11Z">
              <w:r>
                <w:rPr>
                  <w:rFonts w:hint="eastAsia" w:asciiTheme="minorEastAsia" w:hAnsiTheme="minorEastAsia"/>
                  <w:bCs/>
                  <w:color w:val="000000"/>
                  <w:sz w:val="24"/>
                  <w:szCs w:val="24"/>
                  <w:lang w:val="en-US" w:eastAsia="zh-CN"/>
                </w:rPr>
                <w:t>年</w:t>
              </w:r>
            </w:ins>
            <w:ins w:id="30" w:author="oa" w:date="2022-08-22T19:14:08Z">
              <w:r>
                <w:rPr>
                  <w:rFonts w:hint="eastAsia" w:asciiTheme="minorEastAsia" w:hAnsiTheme="minorEastAsia"/>
                  <w:bCs/>
                  <w:color w:val="000000"/>
                  <w:sz w:val="24"/>
                  <w:szCs w:val="24"/>
                  <w:lang w:eastAsia="zh-CN"/>
                </w:rPr>
                <w:t>）</w:t>
              </w:r>
            </w:ins>
          </w:p>
          <w:p>
            <w:pPr>
              <w:pStyle w:val="11"/>
              <w:ind w:firstLine="0" w:firstLineChars="0"/>
              <w:rPr>
                <w:rFonts w:hint="default" w:eastAsia="宋体" w:asciiTheme="minorEastAsia" w:hAnsiTheme="minorEastAsia"/>
                <w:bCs/>
                <w:color w:val="000000"/>
                <w:sz w:val="24"/>
                <w:szCs w:val="24"/>
                <w:lang w:val="en-US" w:eastAsia="zh-CN"/>
              </w:rPr>
            </w:pPr>
            <w:ins w:id="31" w:author="oa" w:date="2022-08-22T19:14:21Z">
              <w:r>
                <w:rPr>
                  <w:rFonts w:hint="eastAsia" w:asciiTheme="minorEastAsia" w:hAnsiTheme="minorEastAsia" w:cstheme="minorEastAsia"/>
                  <w:sz w:val="24"/>
                  <w:szCs w:val="24"/>
                </w:rPr>
                <w:t>万纬冷链</w:t>
              </w:r>
            </w:ins>
            <w:ins w:id="32" w:author="oa" w:date="2022-08-22T19:14:22Z">
              <w:r>
                <w:rPr>
                  <w:rFonts w:hint="eastAsia" w:asciiTheme="minorEastAsia" w:hAnsiTheme="minorEastAsia" w:cstheme="minorEastAsia"/>
                  <w:sz w:val="24"/>
                  <w:szCs w:val="24"/>
                  <w:lang w:val="en-US" w:eastAsia="zh-CN"/>
                </w:rPr>
                <w:t>+</w:t>
              </w:r>
            </w:ins>
            <w:ins w:id="33" w:author="oa" w:date="2022-08-22T19:14:25Z">
              <w:r>
                <w:rPr>
                  <w:rFonts w:hint="eastAsia" w:asciiTheme="minorEastAsia" w:hAnsiTheme="minorEastAsia" w:cstheme="minorEastAsia"/>
                  <w:sz w:val="24"/>
                  <w:szCs w:val="24"/>
                  <w:lang w:val="en-US" w:eastAsia="zh-CN"/>
                </w:rPr>
                <w:t>合营企业</w:t>
              </w:r>
            </w:ins>
            <w:ins w:id="34" w:author="oa" w:date="2022-08-22T19:14:42Z">
              <w:r>
                <w:rPr>
                  <w:rFonts w:hint="eastAsia" w:asciiTheme="minorEastAsia" w:hAnsiTheme="minorEastAsia" w:cstheme="minorEastAsia"/>
                  <w:sz w:val="24"/>
                  <w:szCs w:val="24"/>
                  <w:lang w:val="en-US" w:eastAsia="zh-CN"/>
                </w:rPr>
                <w:t>（</w:t>
              </w:r>
            </w:ins>
            <w:ins w:id="35" w:author="oa" w:date="2022-08-22T19:14:44Z">
              <w:r>
                <w:rPr>
                  <w:rFonts w:hint="eastAsia" w:asciiTheme="minorEastAsia" w:hAnsiTheme="minorEastAsia" w:cstheme="minorEastAsia"/>
                  <w:sz w:val="24"/>
                  <w:szCs w:val="24"/>
                  <w:lang w:val="en-US" w:eastAsia="zh-CN"/>
                </w:rPr>
                <w:t>预估</w:t>
              </w:r>
            </w:ins>
            <w:ins w:id="36" w:author="oa" w:date="2022-08-22T19:14:42Z">
              <w:r>
                <w:rPr>
                  <w:rFonts w:hint="eastAsia" w:asciiTheme="minorEastAsia" w:hAnsiTheme="minorEastAsia" w:cstheme="minorEastAsia"/>
                  <w:sz w:val="24"/>
                  <w:szCs w:val="24"/>
                  <w:lang w:val="en-US" w:eastAsia="zh-CN"/>
                </w:rPr>
                <w:t>）</w:t>
              </w:r>
            </w:ins>
            <w:ins w:id="37" w:author="oa" w:date="2022-08-22T19:14:27Z">
              <w:r>
                <w:rPr>
                  <w:rFonts w:hint="eastAsia" w:asciiTheme="minorEastAsia" w:hAnsiTheme="minorEastAsia" w:cstheme="minorEastAsia"/>
                  <w:sz w:val="24"/>
                  <w:szCs w:val="24"/>
                  <w:lang w:val="en-US" w:eastAsia="zh-CN"/>
                </w:rPr>
                <w:t>：</w:t>
              </w:r>
            </w:ins>
            <w:ins w:id="38" w:author="oa" w:date="2022-08-22T19:14:33Z">
              <w:r>
                <w:rPr>
                  <w:rFonts w:hint="eastAsia" w:asciiTheme="minorEastAsia" w:hAnsiTheme="minorEastAsia" w:cstheme="minorEastAsia"/>
                  <w:sz w:val="24"/>
                  <w:szCs w:val="24"/>
                  <w:lang w:val="en-US" w:eastAsia="zh-CN"/>
                </w:rPr>
                <w:t>10</w:t>
              </w:r>
            </w:ins>
            <w:ins w:id="39" w:author="oa" w:date="2022-08-22T19:14:34Z">
              <w:r>
                <w:rPr>
                  <w:rFonts w:hint="eastAsia" w:asciiTheme="minorEastAsia" w:hAnsiTheme="minorEastAsia" w:cstheme="minorEastAsia"/>
                  <w:sz w:val="24"/>
                  <w:szCs w:val="24"/>
                  <w:lang w:val="en-US" w:eastAsia="zh-CN"/>
                </w:rPr>
                <w:t>.01</w:t>
              </w:r>
            </w:ins>
            <w:ins w:id="40" w:author="oa" w:date="2022-08-22T19:14:37Z">
              <w:r>
                <w:rPr>
                  <w:rFonts w:hint="eastAsia" w:asciiTheme="minorEastAsia" w:hAnsiTheme="minorEastAsia" w:cstheme="minorEastAsia"/>
                  <w:sz w:val="24"/>
                  <w:szCs w:val="24"/>
                  <w:lang w:val="en-US" w:eastAsia="zh-CN"/>
                </w:rPr>
                <w:t>%</w:t>
              </w:r>
            </w:ins>
          </w:p>
        </w:tc>
      </w:tr>
    </w:tbl>
    <w:p>
      <w:pPr>
        <w:snapToGrid w:val="0"/>
        <w:spacing w:line="240" w:lineRule="exact"/>
        <w:jc w:val="left"/>
        <w:rPr>
          <w:rFonts w:asciiTheme="minorEastAsia" w:hAnsi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Calibri Light">
    <w:altName w:val="DejaVu Sans"/>
    <w:panose1 w:val="020F0302020204030204"/>
    <w:charset w:val="00"/>
    <w:family w:val="swiss"/>
    <w:pitch w:val="default"/>
    <w:sig w:usb0="00000000" w:usb1="00000000" w:usb2="00000009" w:usb3="00000000" w:csb0="000001FF" w:csb1="00000000"/>
  </w:font>
  <w:font w:name="汉仪中宋简">
    <w:panose1 w:val="02010600000101010101"/>
    <w:charset w:val="86"/>
    <w:family w:val="auto"/>
    <w:pitch w:val="default"/>
    <w:sig w:usb0="00000001" w:usb1="080E0800" w:usb2="00000002"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Wingdings">
    <w:panose1 w:val="05000000000000000000"/>
    <w:charset w:val="00"/>
    <w:family w:val="auto"/>
    <w:pitch w:val="default"/>
    <w:sig w:usb0="00000000" w:usb1="00000000" w:usb2="00000000" w:usb3="00000000" w:csb0="8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oa">
    <w15:presenceInfo w15:providerId="None" w15:userId="o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Q3ZTQ3MmNhMTJmNzJkZjhlMDUyMzM3M2QxZjkxNjQifQ=="/>
  </w:docVars>
  <w:rsids>
    <w:rsidRoot w:val="002843AB"/>
    <w:rsid w:val="00010382"/>
    <w:rsid w:val="00011D4B"/>
    <w:rsid w:val="00026D7C"/>
    <w:rsid w:val="0003051D"/>
    <w:rsid w:val="00064E07"/>
    <w:rsid w:val="000803D2"/>
    <w:rsid w:val="00091FD7"/>
    <w:rsid w:val="00096E0D"/>
    <w:rsid w:val="000A1634"/>
    <w:rsid w:val="000A7D63"/>
    <w:rsid w:val="000F1414"/>
    <w:rsid w:val="00117ACB"/>
    <w:rsid w:val="00137AB1"/>
    <w:rsid w:val="00170348"/>
    <w:rsid w:val="00176C83"/>
    <w:rsid w:val="001C31EA"/>
    <w:rsid w:val="002043BC"/>
    <w:rsid w:val="002100DC"/>
    <w:rsid w:val="002111A9"/>
    <w:rsid w:val="00233BEC"/>
    <w:rsid w:val="00236B48"/>
    <w:rsid w:val="00244B5E"/>
    <w:rsid w:val="00270F38"/>
    <w:rsid w:val="00283F73"/>
    <w:rsid w:val="002843AB"/>
    <w:rsid w:val="00290950"/>
    <w:rsid w:val="002A28A5"/>
    <w:rsid w:val="002B3FEB"/>
    <w:rsid w:val="002B64C8"/>
    <w:rsid w:val="003077FE"/>
    <w:rsid w:val="003418CD"/>
    <w:rsid w:val="00372D48"/>
    <w:rsid w:val="00372EA5"/>
    <w:rsid w:val="00384980"/>
    <w:rsid w:val="0040722F"/>
    <w:rsid w:val="00422CA3"/>
    <w:rsid w:val="00446C52"/>
    <w:rsid w:val="00452FFC"/>
    <w:rsid w:val="00453785"/>
    <w:rsid w:val="004815B9"/>
    <w:rsid w:val="004D0051"/>
    <w:rsid w:val="00545B98"/>
    <w:rsid w:val="00555C2B"/>
    <w:rsid w:val="00591B07"/>
    <w:rsid w:val="005C5828"/>
    <w:rsid w:val="005E4F5D"/>
    <w:rsid w:val="005F2A3A"/>
    <w:rsid w:val="005F38C8"/>
    <w:rsid w:val="00601E4D"/>
    <w:rsid w:val="00603672"/>
    <w:rsid w:val="006072C0"/>
    <w:rsid w:val="006141A7"/>
    <w:rsid w:val="00614A88"/>
    <w:rsid w:val="00621259"/>
    <w:rsid w:val="00641C3F"/>
    <w:rsid w:val="00667F2C"/>
    <w:rsid w:val="00675501"/>
    <w:rsid w:val="006B19C8"/>
    <w:rsid w:val="006C1BD3"/>
    <w:rsid w:val="00701928"/>
    <w:rsid w:val="007137B3"/>
    <w:rsid w:val="007137DC"/>
    <w:rsid w:val="00737430"/>
    <w:rsid w:val="007A420D"/>
    <w:rsid w:val="007A4FF7"/>
    <w:rsid w:val="007A62F4"/>
    <w:rsid w:val="007D1911"/>
    <w:rsid w:val="007F01DE"/>
    <w:rsid w:val="007F4BF3"/>
    <w:rsid w:val="00804E84"/>
    <w:rsid w:val="00821FDE"/>
    <w:rsid w:val="00844D6F"/>
    <w:rsid w:val="00855CB3"/>
    <w:rsid w:val="00875E13"/>
    <w:rsid w:val="00887A80"/>
    <w:rsid w:val="008941F4"/>
    <w:rsid w:val="008F734C"/>
    <w:rsid w:val="00906321"/>
    <w:rsid w:val="009156F3"/>
    <w:rsid w:val="00940A9D"/>
    <w:rsid w:val="009B7C43"/>
    <w:rsid w:val="009D1496"/>
    <w:rsid w:val="009D1925"/>
    <w:rsid w:val="009E44BE"/>
    <w:rsid w:val="00A33B86"/>
    <w:rsid w:val="00A47229"/>
    <w:rsid w:val="00A659A6"/>
    <w:rsid w:val="00A87B00"/>
    <w:rsid w:val="00AC2881"/>
    <w:rsid w:val="00AC7B50"/>
    <w:rsid w:val="00AD43F1"/>
    <w:rsid w:val="00AE4027"/>
    <w:rsid w:val="00B17B9E"/>
    <w:rsid w:val="00B413BA"/>
    <w:rsid w:val="00B47DFB"/>
    <w:rsid w:val="00B66C89"/>
    <w:rsid w:val="00B95C9C"/>
    <w:rsid w:val="00BA4E2B"/>
    <w:rsid w:val="00BD6E3C"/>
    <w:rsid w:val="00BE59E1"/>
    <w:rsid w:val="00C37D91"/>
    <w:rsid w:val="00C47F55"/>
    <w:rsid w:val="00C53D79"/>
    <w:rsid w:val="00C733EA"/>
    <w:rsid w:val="00C735C0"/>
    <w:rsid w:val="00CC0247"/>
    <w:rsid w:val="00CE6051"/>
    <w:rsid w:val="00CF001F"/>
    <w:rsid w:val="00CF3EC6"/>
    <w:rsid w:val="00D172E8"/>
    <w:rsid w:val="00D309F6"/>
    <w:rsid w:val="00D36791"/>
    <w:rsid w:val="00D36ED1"/>
    <w:rsid w:val="00D46BBF"/>
    <w:rsid w:val="00D501C1"/>
    <w:rsid w:val="00D521AD"/>
    <w:rsid w:val="00DA0A6A"/>
    <w:rsid w:val="00DA76C7"/>
    <w:rsid w:val="00DC4E66"/>
    <w:rsid w:val="00DC62F7"/>
    <w:rsid w:val="00DC7FC8"/>
    <w:rsid w:val="00DD018B"/>
    <w:rsid w:val="00E12DF2"/>
    <w:rsid w:val="00E16369"/>
    <w:rsid w:val="00E302F4"/>
    <w:rsid w:val="00E36F53"/>
    <w:rsid w:val="00E37017"/>
    <w:rsid w:val="00E6159E"/>
    <w:rsid w:val="00E710FE"/>
    <w:rsid w:val="00E8651C"/>
    <w:rsid w:val="00EA0DAE"/>
    <w:rsid w:val="00EA70D4"/>
    <w:rsid w:val="00EB23AB"/>
    <w:rsid w:val="00EB64F4"/>
    <w:rsid w:val="00EB773C"/>
    <w:rsid w:val="00EC3CEE"/>
    <w:rsid w:val="00F2192E"/>
    <w:rsid w:val="00F26083"/>
    <w:rsid w:val="00F33D00"/>
    <w:rsid w:val="00F54740"/>
    <w:rsid w:val="00F71295"/>
    <w:rsid w:val="00F7156A"/>
    <w:rsid w:val="00F83F28"/>
    <w:rsid w:val="00FF09DC"/>
    <w:rsid w:val="00FF0F74"/>
    <w:rsid w:val="0EEE26D4"/>
    <w:rsid w:val="0FC20029"/>
    <w:rsid w:val="2A332E5B"/>
    <w:rsid w:val="2E175188"/>
    <w:rsid w:val="619162B4"/>
    <w:rsid w:val="6CAC175A"/>
    <w:rsid w:val="710619CC"/>
    <w:rsid w:val="79013A79"/>
    <w:rsid w:val="7CF00D5B"/>
    <w:rsid w:val="BAFF4C8D"/>
    <w:rsid w:val="DF8BB81B"/>
    <w:rsid w:val="E5DB024A"/>
    <w:rsid w:val="ED97BD79"/>
    <w:rsid w:val="FFEFE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0"/>
    <w:pPr>
      <w:jc w:val="left"/>
    </w:pPr>
  </w:style>
  <w:style w:type="paragraph" w:styleId="3">
    <w:name w:val="Balloon Text"/>
    <w:basedOn w:val="1"/>
    <w:link w:val="14"/>
    <w:qFormat/>
    <w:uiPriority w:val="0"/>
    <w:rPr>
      <w:rFonts w:asciiTheme="majorHAnsi" w:hAnsiTheme="majorHAnsi" w:eastAsiaTheme="majorEastAsia" w:cstheme="majorBidi"/>
      <w:sz w:val="18"/>
      <w:szCs w:val="18"/>
    </w:rPr>
  </w:style>
  <w:style w:type="paragraph" w:styleId="4">
    <w:name w:val="footer"/>
    <w:basedOn w:val="1"/>
    <w:link w:val="13"/>
    <w:qFormat/>
    <w:uiPriority w:val="0"/>
    <w:pPr>
      <w:tabs>
        <w:tab w:val="center" w:pos="4153"/>
        <w:tab w:val="right" w:pos="8306"/>
      </w:tabs>
      <w:snapToGrid w:val="0"/>
    </w:pPr>
    <w:rPr>
      <w:sz w:val="20"/>
      <w:szCs w:val="20"/>
    </w:rPr>
  </w:style>
  <w:style w:type="paragraph" w:styleId="5">
    <w:name w:val="header"/>
    <w:basedOn w:val="1"/>
    <w:link w:val="12"/>
    <w:qFormat/>
    <w:uiPriority w:val="0"/>
    <w:pPr>
      <w:tabs>
        <w:tab w:val="center" w:pos="4153"/>
        <w:tab w:val="right" w:pos="8306"/>
      </w:tabs>
      <w:snapToGrid w:val="0"/>
    </w:pPr>
    <w:rPr>
      <w:sz w:val="20"/>
      <w:szCs w:val="20"/>
    </w:rPr>
  </w:style>
  <w:style w:type="paragraph" w:styleId="6">
    <w:name w:val="annotation subject"/>
    <w:basedOn w:val="2"/>
    <w:next w:val="2"/>
    <w:link w:val="16"/>
    <w:qFormat/>
    <w:uiPriority w:val="0"/>
    <w:rPr>
      <w:b/>
      <w:bCs/>
    </w:rPr>
  </w:style>
  <w:style w:type="table" w:styleId="8">
    <w:name w:val="Table Grid"/>
    <w:basedOn w:val="7"/>
    <w:qFormat/>
    <w:uiPriority w:val="0"/>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paragraph" w:customStyle="1" w:styleId="11">
    <w:name w:val="_Style 2"/>
    <w:basedOn w:val="1"/>
    <w:qFormat/>
    <w:uiPriority w:val="34"/>
    <w:pPr>
      <w:ind w:firstLine="420" w:firstLineChars="200"/>
    </w:pPr>
    <w:rPr>
      <w:rFonts w:ascii="Calibri" w:hAnsi="Calibri" w:eastAsia="宋体" w:cs="Times New Roman"/>
    </w:rPr>
  </w:style>
  <w:style w:type="character" w:customStyle="1" w:styleId="12">
    <w:name w:val="页眉 字符"/>
    <w:basedOn w:val="9"/>
    <w:link w:val="5"/>
    <w:qFormat/>
    <w:uiPriority w:val="0"/>
    <w:rPr>
      <w:kern w:val="2"/>
      <w:lang w:eastAsia="zh-CN"/>
    </w:rPr>
  </w:style>
  <w:style w:type="character" w:customStyle="1" w:styleId="13">
    <w:name w:val="页脚 字符"/>
    <w:basedOn w:val="9"/>
    <w:link w:val="4"/>
    <w:qFormat/>
    <w:uiPriority w:val="0"/>
    <w:rPr>
      <w:kern w:val="2"/>
      <w:lang w:eastAsia="zh-CN"/>
    </w:rPr>
  </w:style>
  <w:style w:type="character" w:customStyle="1" w:styleId="14">
    <w:name w:val="批注框文本 字符"/>
    <w:basedOn w:val="9"/>
    <w:link w:val="3"/>
    <w:qFormat/>
    <w:uiPriority w:val="0"/>
    <w:rPr>
      <w:rFonts w:asciiTheme="majorHAnsi" w:hAnsiTheme="majorHAnsi" w:eastAsiaTheme="majorEastAsia" w:cstheme="majorBidi"/>
      <w:kern w:val="2"/>
      <w:sz w:val="18"/>
      <w:szCs w:val="18"/>
      <w:lang w:eastAsia="zh-CN"/>
    </w:rPr>
  </w:style>
  <w:style w:type="character" w:customStyle="1" w:styleId="15">
    <w:name w:val="批注文字 字符"/>
    <w:basedOn w:val="9"/>
    <w:link w:val="2"/>
    <w:qFormat/>
    <w:uiPriority w:val="0"/>
    <w:rPr>
      <w:kern w:val="2"/>
      <w:sz w:val="21"/>
      <w:szCs w:val="22"/>
    </w:rPr>
  </w:style>
  <w:style w:type="character" w:customStyle="1" w:styleId="16">
    <w:name w:val="批注主题 字符"/>
    <w:basedOn w:val="15"/>
    <w:link w:val="6"/>
    <w:qFormat/>
    <w:uiPriority w:val="0"/>
    <w:rPr>
      <w:b/>
      <w:bCs/>
      <w:kern w:val="2"/>
      <w:sz w:val="21"/>
      <w:szCs w:val="22"/>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119</Words>
  <Characters>679</Characters>
  <Lines>5</Lines>
  <Paragraphs>1</Paragraphs>
  <TotalTime>1</TotalTime>
  <ScaleCrop>false</ScaleCrop>
  <LinksUpToDate>false</LinksUpToDate>
  <CharactersWithSpaces>797</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2022-08-19T12:16:00Z</dcterms:created>
  <dc:creator>Administrator</dc:creator>
  <cp:lastModifiedBy>oa</cp:lastModifiedBy>
  <dcterms:modified xsi:type="dcterms:W3CDTF">2022-08-24T08:54:21Z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986C522167214F6DB72D189AFFB6AE01</vt:lpwstr>
  </property>
</Properties>
</file>