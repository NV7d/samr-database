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14430C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14430C" w:rsidRPr="0014430C" w:rsidRDefault="0014430C" w:rsidP="0014430C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1443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KDDI株式会社收购</w:t>
            </w:r>
            <w:r w:rsidR="00BD01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日本Loyalty Marketing</w:t>
            </w: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14430C" w:rsidP="0014430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2019年12月10日，KDDI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株式会社（“</w:t>
            </w:r>
            <w:r w:rsidRPr="0014430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</w:t>
            </w:r>
            <w:r w:rsidRPr="0014430C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DDI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与三菱商事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株式会社（“</w:t>
            </w:r>
            <w:r w:rsidRPr="0014430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签订股份购买协议与股东协议。根据该等协议，KDDI将从三菱商事</w:t>
            </w:r>
            <w:proofErr w:type="gramStart"/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处收购</w:t>
            </w:r>
            <w:proofErr w:type="gramEnd"/>
            <w:r w:rsidR="00BD01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日本Loyalty Marketing</w:t>
            </w: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14430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20%的股份。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</w:t>
            </w:r>
            <w:bookmarkStart w:id="0" w:name="_GoBack"/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14430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KDDI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和三菱商事将共同控制目标公司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</w:t>
            </w:r>
            <w:r w:rsidR="0014430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DDI株式会社</w:t>
            </w:r>
          </w:p>
        </w:tc>
        <w:tc>
          <w:tcPr>
            <w:tcW w:w="5153" w:type="dxa"/>
          </w:tcPr>
          <w:p w:rsidR="00CB00DF" w:rsidRPr="00CB00DF" w:rsidRDefault="001443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KDDI是财富全球500强企业，也是亚洲领先的电信提供商之一。KDDI提供多种服务，包括移动电话服务、固定线路通信和数据中心，因此它是电信和信息技术环境相关的一站</w:t>
            </w:r>
            <w:proofErr w:type="gramStart"/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式解决</w:t>
            </w:r>
            <w:proofErr w:type="gramEnd"/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方案供应商。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4430C"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</w:p>
        </w:tc>
        <w:tc>
          <w:tcPr>
            <w:tcW w:w="5153" w:type="dxa"/>
          </w:tcPr>
          <w:p w:rsidR="00CB00DF" w:rsidRPr="00CB00DF" w:rsidRDefault="001443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43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在全球环境与基础设施事业、新产业金融事业、能源事业、金属、机械、化学品、生活产业七个营业部门加之商务服务部门的公司体制下，以广泛的产业作为业务领域，除了积极开展贸易活动以外，还与各方合作伙伴一起在世界各地开展各种商品的开发、生产及制造等业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1443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CB00DF" w:rsidRDefault="0014430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0F5E24" w:rsidRPr="00CB00DF" w:rsidRDefault="00333C24"/>
    <w:sectPr w:rsidR="000F5E24" w:rsidRPr="00CB00DF" w:rsidSect="00ED21B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D13" w:rsidRDefault="00842D13"/>
  </w:endnote>
  <w:endnote w:type="continuationSeparator" w:id="0">
    <w:p w:rsidR="00842D13" w:rsidRDefault="00842D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ustomXmlInsRangeStart w:id="1" w:author="LiHe_Kevin" w:date="2019-12-24T20:54:00Z"/>
  <w:sdt>
    <w:sdtPr>
      <w:id w:val="511422808"/>
      <w:docPartObj>
        <w:docPartGallery w:val="Page Numbers (Bottom of Page)"/>
        <w:docPartUnique/>
      </w:docPartObj>
    </w:sdtPr>
    <w:sdtContent>
      <w:customXmlInsRangeEnd w:id="1"/>
      <w:customXmlInsRangeStart w:id="2" w:author="LiHe_Kevin" w:date="2019-12-24T20:54:00Z"/>
      <w:sdt>
        <w:sdtPr>
          <w:id w:val="1728636285"/>
          <w:docPartObj>
            <w:docPartGallery w:val="Page Numbers (Top of Page)"/>
            <w:docPartUnique/>
          </w:docPartObj>
        </w:sdtPr>
        <w:sdtContent>
          <w:customXmlInsRangeEnd w:id="2"/>
          <w:p w:rsidR="00333C24" w:rsidRDefault="00333C24">
            <w:pPr>
              <w:pStyle w:val="a4"/>
              <w:jc w:val="center"/>
              <w:rPr>
                <w:ins w:id="3" w:author="LiHe_Kevin" w:date="2019-12-24T20:54:00Z"/>
              </w:rPr>
            </w:pPr>
            <w:ins w:id="4" w:author="LiHe_Kevin" w:date="2019-12-24T20:54:00Z">
              <w:r>
                <w:rPr>
                  <w:lang w:val="zh-CN"/>
                </w:rPr>
                <w:t xml:space="preserve"> </w:t>
              </w:r>
              <w:r>
                <w:rPr>
                  <w:b/>
                  <w:bCs/>
                  <w:sz w:val="24"/>
                  <w:szCs w:val="24"/>
                </w:rPr>
                <w:fldChar w:fldCharType="begin"/>
              </w:r>
              <w:r>
                <w:rPr>
                  <w:b/>
                  <w:bCs/>
                </w:rPr>
                <w:instrText>PAGE</w:instrText>
              </w:r>
              <w:r>
                <w:rPr>
                  <w:b/>
                  <w:bCs/>
                  <w:sz w:val="24"/>
                  <w:szCs w:val="24"/>
                </w:rPr>
                <w:fldChar w:fldCharType="separate"/>
              </w:r>
            </w:ins>
            <w:r>
              <w:rPr>
                <w:b/>
                <w:bCs/>
                <w:noProof/>
              </w:rPr>
              <w:t>1</w:t>
            </w:r>
            <w:ins w:id="5" w:author="LiHe_Kevin" w:date="2019-12-24T20:54:00Z">
              <w:r>
                <w:rPr>
                  <w:b/>
                  <w:bCs/>
                  <w:sz w:val="24"/>
                  <w:szCs w:val="24"/>
                </w:rPr>
                <w:fldChar w:fldCharType="end"/>
              </w:r>
              <w:r>
                <w:rPr>
                  <w:lang w:val="zh-CN"/>
                </w:rPr>
                <w:t xml:space="preserve"> </w:t>
              </w:r>
              <w:r>
                <w:rPr>
                  <w:lang w:val="zh-CN"/>
                </w:rPr>
                <w:t xml:space="preserve">/ </w:t>
              </w:r>
              <w:r>
                <w:rPr>
                  <w:b/>
                  <w:bCs/>
                  <w:sz w:val="24"/>
                  <w:szCs w:val="24"/>
                </w:rPr>
                <w:fldChar w:fldCharType="begin"/>
              </w:r>
              <w:r>
                <w:rPr>
                  <w:b/>
                  <w:bCs/>
                </w:rPr>
                <w:instrText>NUMPAGES</w:instrText>
              </w:r>
              <w:r>
                <w:rPr>
                  <w:b/>
                  <w:bCs/>
                  <w:sz w:val="24"/>
                  <w:szCs w:val="24"/>
                </w:rPr>
                <w:fldChar w:fldCharType="separate"/>
              </w:r>
            </w:ins>
            <w:r>
              <w:rPr>
                <w:b/>
                <w:bCs/>
                <w:noProof/>
              </w:rPr>
              <w:t>2</w:t>
            </w:r>
            <w:ins w:id="6" w:author="LiHe_Kevin" w:date="2019-12-24T20:54:00Z">
              <w:r>
                <w:rPr>
                  <w:b/>
                  <w:bCs/>
                  <w:sz w:val="24"/>
                  <w:szCs w:val="24"/>
                </w:rPr>
                <w:fldChar w:fldCharType="end"/>
              </w:r>
            </w:ins>
          </w:p>
          <w:customXmlInsRangeStart w:id="7" w:author="LiHe_Kevin" w:date="2019-12-24T20:54:00Z"/>
        </w:sdtContent>
      </w:sdt>
      <w:customXmlInsRangeEnd w:id="7"/>
      <w:customXmlInsRangeStart w:id="8" w:author="LiHe_Kevin" w:date="2019-12-24T20:54:00Z"/>
    </w:sdtContent>
  </w:sdt>
  <w:customXmlInsRangeEnd w:id="8"/>
  <w:p w:rsidR="00333C24" w:rsidRDefault="00333C2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D13" w:rsidRDefault="00842D13"/>
  </w:footnote>
  <w:footnote w:type="continuationSeparator" w:id="0">
    <w:p w:rsidR="00842D13" w:rsidRDefault="00842D13"/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He_Kevin">
    <w15:presenceInfo w15:providerId="AD" w15:userId="S-1-5-21-602162358-1897051121-682003330-219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4430C"/>
    <w:rsid w:val="00155717"/>
    <w:rsid w:val="001837A3"/>
    <w:rsid w:val="00333C24"/>
    <w:rsid w:val="003C0AEB"/>
    <w:rsid w:val="004F7688"/>
    <w:rsid w:val="00532A6A"/>
    <w:rsid w:val="005828AF"/>
    <w:rsid w:val="006467D8"/>
    <w:rsid w:val="006A531B"/>
    <w:rsid w:val="006F7693"/>
    <w:rsid w:val="00710140"/>
    <w:rsid w:val="007F2275"/>
    <w:rsid w:val="00842D13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01C7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3C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33C2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33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33C2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LiHe_Kevin</cp:lastModifiedBy>
  <cp:revision>3</cp:revision>
  <dcterms:created xsi:type="dcterms:W3CDTF">2019-12-22T11:16:00Z</dcterms:created>
  <dcterms:modified xsi:type="dcterms:W3CDTF">2019-12-24T12:54:00Z</dcterms:modified>
</cp:coreProperties>
</file>