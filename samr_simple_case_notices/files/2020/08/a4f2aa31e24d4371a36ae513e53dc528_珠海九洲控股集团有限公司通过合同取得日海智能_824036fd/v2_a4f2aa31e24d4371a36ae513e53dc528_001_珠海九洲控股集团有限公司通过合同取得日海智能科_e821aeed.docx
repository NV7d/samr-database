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案件名称</w:t>
            </w:r>
          </w:p>
        </w:tc>
        <w:tc>
          <w:tcPr>
            <w:tcW w:w="6949" w:type="dxa"/>
            <w:gridSpan w:val="2"/>
          </w:tcPr>
          <w:p>
            <w:pPr>
              <w:spacing w:line="500" w:lineRule="exact"/>
              <w:ind w:firstLine="480" w:firstLineChars="200"/>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珠海九洲控股集团有限公司通过合同取得日海智能科技股份有限公司的控制权案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交易概况</w:t>
            </w:r>
          </w:p>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（限200字内）</w:t>
            </w:r>
          </w:p>
        </w:tc>
        <w:tc>
          <w:tcPr>
            <w:tcW w:w="6949" w:type="dxa"/>
            <w:gridSpan w:val="2"/>
          </w:tcPr>
          <w:p>
            <w:pPr>
              <w:spacing w:line="500" w:lineRule="exact"/>
              <w:ind w:firstLine="480" w:firstLineChars="200"/>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珠海九洲控股集团有限公司（下称“</w:t>
            </w:r>
            <w:r>
              <w:rPr>
                <w:rFonts w:hint="eastAsia" w:ascii="仿宋" w:hAnsi="仿宋" w:eastAsia="仿宋" w:cs="宋体"/>
                <w:b/>
                <w:bCs/>
                <w:color w:val="333333"/>
                <w:kern w:val="0"/>
                <w:sz w:val="24"/>
                <w:szCs w:val="24"/>
                <w:highlight w:val="none"/>
              </w:rPr>
              <w:t>九洲集团</w:t>
            </w:r>
            <w:r>
              <w:rPr>
                <w:rFonts w:hint="eastAsia" w:ascii="仿宋" w:hAnsi="仿宋" w:eastAsia="仿宋" w:cs="宋体"/>
                <w:color w:val="333333"/>
                <w:kern w:val="0"/>
                <w:sz w:val="24"/>
                <w:szCs w:val="24"/>
                <w:highlight w:val="none"/>
              </w:rPr>
              <w:t>”）</w:t>
            </w:r>
            <w:r>
              <w:rPr>
                <w:rFonts w:ascii="仿宋" w:hAnsi="仿宋" w:eastAsia="仿宋" w:cs="宋体"/>
                <w:color w:val="333333"/>
                <w:kern w:val="0"/>
                <w:sz w:val="24"/>
                <w:szCs w:val="24"/>
                <w:highlight w:val="none"/>
              </w:rPr>
              <w:t>现时持有</w:t>
            </w:r>
            <w:r>
              <w:rPr>
                <w:rFonts w:hint="eastAsia" w:ascii="仿宋" w:hAnsi="仿宋" w:eastAsia="仿宋" w:cs="宋体"/>
                <w:color w:val="333333"/>
                <w:kern w:val="0"/>
                <w:sz w:val="24"/>
                <w:szCs w:val="24"/>
                <w:highlight w:val="none"/>
              </w:rPr>
              <w:t>日海智能科技股份有限公司（下称“</w:t>
            </w:r>
            <w:r>
              <w:rPr>
                <w:rFonts w:hint="eastAsia" w:ascii="仿宋" w:hAnsi="仿宋" w:eastAsia="仿宋" w:cs="宋体"/>
                <w:b/>
                <w:bCs/>
                <w:color w:val="333333"/>
                <w:kern w:val="0"/>
                <w:sz w:val="24"/>
                <w:szCs w:val="24"/>
                <w:highlight w:val="none"/>
              </w:rPr>
              <w:t>日海智能</w:t>
            </w:r>
            <w:r>
              <w:rPr>
                <w:rFonts w:hint="eastAsia" w:ascii="仿宋" w:hAnsi="仿宋" w:eastAsia="仿宋" w:cs="宋体"/>
                <w:color w:val="333333"/>
                <w:kern w:val="0"/>
                <w:sz w:val="24"/>
                <w:szCs w:val="24"/>
                <w:highlight w:val="none"/>
              </w:rPr>
              <w:t>”，深交所股票代码：</w:t>
            </w:r>
            <w:r>
              <w:rPr>
                <w:rFonts w:ascii="仿宋" w:hAnsi="仿宋" w:eastAsia="仿宋" w:cs="宋体"/>
                <w:color w:val="333333"/>
                <w:kern w:val="0"/>
                <w:sz w:val="24"/>
                <w:szCs w:val="24"/>
                <w:highlight w:val="none"/>
              </w:rPr>
              <w:t>002313</w:t>
            </w:r>
            <w:r>
              <w:rPr>
                <w:rFonts w:hint="eastAsia" w:ascii="仿宋" w:hAnsi="仿宋" w:eastAsia="仿宋" w:cs="宋体"/>
                <w:color w:val="333333"/>
                <w:kern w:val="0"/>
                <w:sz w:val="24"/>
                <w:szCs w:val="24"/>
                <w:highlight w:val="none"/>
              </w:rPr>
              <w:t>）6</w:t>
            </w:r>
            <w:r>
              <w:rPr>
                <w:rFonts w:ascii="仿宋" w:hAnsi="仿宋" w:eastAsia="仿宋" w:cs="宋体"/>
                <w:color w:val="333333"/>
                <w:kern w:val="0"/>
                <w:sz w:val="24"/>
                <w:szCs w:val="24"/>
                <w:highlight w:val="none"/>
              </w:rPr>
              <w:t>240万股股份，</w:t>
            </w:r>
            <w:r>
              <w:rPr>
                <w:rFonts w:hint="eastAsia" w:ascii="仿宋" w:hAnsi="仿宋" w:eastAsia="仿宋" w:cs="宋体"/>
                <w:color w:val="333333"/>
                <w:kern w:val="0"/>
                <w:sz w:val="24"/>
                <w:szCs w:val="24"/>
                <w:highlight w:val="none"/>
              </w:rPr>
              <w:t>持股比例为1</w:t>
            </w:r>
            <w:r>
              <w:rPr>
                <w:rFonts w:ascii="仿宋" w:hAnsi="仿宋" w:eastAsia="仿宋" w:cs="宋体"/>
                <w:color w:val="333333"/>
                <w:kern w:val="0"/>
                <w:sz w:val="24"/>
                <w:szCs w:val="24"/>
                <w:highlight w:val="none"/>
              </w:rPr>
              <w:t>6.67</w:t>
            </w:r>
            <w:r>
              <w:rPr>
                <w:rFonts w:hint="eastAsia" w:ascii="仿宋" w:hAnsi="仿宋" w:eastAsia="仿宋" w:cs="宋体"/>
                <w:color w:val="333333"/>
                <w:kern w:val="0"/>
                <w:sz w:val="24"/>
                <w:szCs w:val="24"/>
                <w:highlight w:val="none"/>
              </w:rPr>
              <w:t>%，珠海润达泰投资合伙企业（有限合伙）将其持有的日海智能49</w:t>
            </w:r>
            <w:r>
              <w:rPr>
                <w:rFonts w:ascii="仿宋" w:hAnsi="仿宋" w:eastAsia="仿宋" w:cs="宋体"/>
                <w:color w:val="333333"/>
                <w:kern w:val="0"/>
                <w:sz w:val="24"/>
                <w:szCs w:val="24"/>
                <w:highlight w:val="none"/>
              </w:rPr>
              <w:t>,</w:t>
            </w:r>
            <w:r>
              <w:rPr>
                <w:rFonts w:hint="eastAsia" w:ascii="仿宋" w:hAnsi="仿宋" w:eastAsia="仿宋" w:cs="宋体"/>
                <w:color w:val="333333"/>
                <w:kern w:val="0"/>
                <w:sz w:val="24"/>
                <w:szCs w:val="24"/>
                <w:highlight w:val="none"/>
              </w:rPr>
              <w:t>882</w:t>
            </w:r>
            <w:r>
              <w:rPr>
                <w:rFonts w:ascii="仿宋" w:hAnsi="仿宋" w:eastAsia="仿宋" w:cs="宋体"/>
                <w:color w:val="333333"/>
                <w:kern w:val="0"/>
                <w:sz w:val="24"/>
                <w:szCs w:val="24"/>
                <w:highlight w:val="none"/>
              </w:rPr>
              <w:t>,</w:t>
            </w:r>
            <w:r>
              <w:rPr>
                <w:rFonts w:hint="eastAsia" w:ascii="仿宋" w:hAnsi="仿宋" w:eastAsia="仿宋" w:cs="宋体"/>
                <w:color w:val="333333"/>
                <w:kern w:val="0"/>
                <w:sz w:val="24"/>
                <w:szCs w:val="24"/>
                <w:highlight w:val="none"/>
              </w:rPr>
              <w:t>560股股份对应的表决权委托给九洲集团行使后，九洲集团将持有日海智能2</w:t>
            </w:r>
            <w:r>
              <w:rPr>
                <w:rFonts w:ascii="仿宋" w:hAnsi="仿宋" w:eastAsia="仿宋" w:cs="宋体"/>
                <w:color w:val="333333"/>
                <w:kern w:val="0"/>
                <w:sz w:val="24"/>
                <w:szCs w:val="24"/>
                <w:highlight w:val="none"/>
              </w:rPr>
              <w:t>9.99%</w:t>
            </w:r>
            <w:r>
              <w:rPr>
                <w:rFonts w:hint="eastAsia" w:ascii="仿宋" w:hAnsi="仿宋" w:eastAsia="仿宋" w:cs="宋体"/>
                <w:color w:val="333333"/>
                <w:kern w:val="0"/>
                <w:sz w:val="24"/>
                <w:szCs w:val="24"/>
                <w:highlight w:val="none"/>
              </w:rPr>
              <w:t>的表决权，从而取得日海智能之控制权。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参与集中的</w:t>
            </w:r>
          </w:p>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经营者简介</w:t>
            </w:r>
          </w:p>
        </w:tc>
        <w:tc>
          <w:tcPr>
            <w:tcW w:w="1796" w:type="dxa"/>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1、九洲集团</w:t>
            </w:r>
          </w:p>
        </w:tc>
        <w:tc>
          <w:tcPr>
            <w:tcW w:w="5153" w:type="dxa"/>
          </w:tcPr>
          <w:p>
            <w:pPr>
              <w:spacing w:line="500" w:lineRule="exact"/>
              <w:ind w:firstLine="480" w:firstLineChars="200"/>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九洲集团是珠海市属国有大型战略管控投资型集团企业，由珠海市人民政府国有资产监督管理委员会100%持股，集团公司核心主业定位于文体旅游康养及其相关配套产业投资建设运营，交通运输产业投资建设运营，城市综合体投资建设运营及物流商贸运营，业务范围覆盖北京、天津、深圳、广州、珠海、长沙、三亚、台州、郑州等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highlight w:val="none"/>
              </w:rPr>
            </w:pPr>
          </w:p>
        </w:tc>
        <w:tc>
          <w:tcPr>
            <w:tcW w:w="1796" w:type="dxa"/>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2、日海智能</w:t>
            </w:r>
          </w:p>
        </w:tc>
        <w:tc>
          <w:tcPr>
            <w:tcW w:w="5153" w:type="dxa"/>
          </w:tcPr>
          <w:p>
            <w:pPr>
              <w:spacing w:line="500" w:lineRule="exact"/>
              <w:ind w:firstLine="480" w:firstLineChars="200"/>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日海智能是深圳证券交易所上市的上市公司，主要子公司有深圳日海物联技术有限公司、芯讯通无线科技（上海）有限公司、深圳日海智能设备有限公司和日海通信服务有限公司。</w:t>
            </w:r>
          </w:p>
          <w:p>
            <w:pPr>
              <w:spacing w:line="500" w:lineRule="exact"/>
              <w:ind w:firstLine="480" w:firstLineChars="200"/>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日海智能的主营业务为：（1）AI物联网产品与方案业务的主要产品：智慧社区、智慧园区、智慧场馆和智慧监狱等物联网综合解决方案以及感知平台、AI边缘计算终端和智能设备/终端三大核心基础产品；（2）</w:t>
            </w:r>
            <w:r>
              <w:rPr>
                <w:rFonts w:hint="eastAsia" w:ascii="仿宋" w:hAnsi="仿宋" w:eastAsia="仿宋" w:cs="宋体"/>
                <w:color w:val="333333"/>
                <w:kern w:val="0"/>
                <w:sz w:val="24"/>
                <w:szCs w:val="24"/>
                <w:highlight w:val="none"/>
                <w:lang w:eastAsia="zh-CN"/>
              </w:rPr>
              <w:t>无线通信</w:t>
            </w:r>
            <w:r>
              <w:rPr>
                <w:rFonts w:hint="eastAsia" w:ascii="仿宋" w:hAnsi="仿宋" w:eastAsia="仿宋" w:cs="宋体"/>
                <w:color w:val="333333"/>
                <w:kern w:val="0"/>
                <w:sz w:val="24"/>
                <w:szCs w:val="24"/>
                <w:highlight w:val="none"/>
              </w:rPr>
              <w:t>模组业务的主要产品：GSM/GPRS系列、WCDMA/HSPA系列、LTE系列、LPWA系列和5G系列模组产品；（3）</w:t>
            </w:r>
            <w:r>
              <w:rPr>
                <w:rFonts w:hint="eastAsia" w:ascii="仿宋" w:hAnsi="仿宋" w:eastAsia="仿宋" w:cs="宋体"/>
                <w:color w:val="333333"/>
                <w:kern w:val="0"/>
                <w:sz w:val="24"/>
                <w:szCs w:val="24"/>
                <w:highlight w:val="none"/>
                <w:lang w:val="en-US" w:eastAsia="zh-CN"/>
              </w:rPr>
              <w:t>通信</w:t>
            </w:r>
            <w:r>
              <w:rPr>
                <w:rFonts w:hint="eastAsia" w:ascii="仿宋" w:hAnsi="仿宋" w:eastAsia="仿宋" w:cs="宋体"/>
                <w:color w:val="333333"/>
                <w:kern w:val="0"/>
                <w:sz w:val="24"/>
                <w:szCs w:val="24"/>
                <w:highlight w:val="none"/>
              </w:rPr>
              <w:t>设备制造业务主要产品：包括光纤宽带接配线设备、小基站、数据中心、网络综合柜、基站铁塔机房及附属设施等传统</w:t>
            </w:r>
            <w:r>
              <w:rPr>
                <w:rFonts w:hint="eastAsia" w:ascii="仿宋" w:hAnsi="仿宋" w:eastAsia="仿宋" w:cs="宋体"/>
                <w:color w:val="333333"/>
                <w:kern w:val="0"/>
                <w:sz w:val="24"/>
                <w:szCs w:val="24"/>
                <w:highlight w:val="none"/>
                <w:lang w:val="en-US" w:eastAsia="zh-CN"/>
              </w:rPr>
              <w:t>通信</w:t>
            </w:r>
            <w:r>
              <w:rPr>
                <w:rFonts w:hint="eastAsia" w:ascii="仿宋" w:hAnsi="仿宋" w:eastAsia="仿宋" w:cs="宋体"/>
                <w:color w:val="333333"/>
                <w:kern w:val="0"/>
                <w:sz w:val="24"/>
                <w:szCs w:val="24"/>
                <w:highlight w:val="none"/>
              </w:rPr>
              <w:t>设备，以及智慧路灯、ETC智能机柜、智慧机房、智能网关等智能化升级产品和解决方案；（4）通信网络工程服务业务</w:t>
            </w:r>
            <w:r>
              <w:rPr>
                <w:rFonts w:ascii="仿宋" w:hAnsi="仿宋" w:eastAsia="仿宋" w:cs="宋体"/>
                <w:color w:val="333333"/>
                <w:kern w:val="0"/>
                <w:sz w:val="24"/>
                <w:szCs w:val="24"/>
                <w:highlight w:val="none"/>
              </w:rPr>
              <w:t>主要产品及服务包括</w:t>
            </w:r>
            <w:r>
              <w:rPr>
                <w:rFonts w:hint="eastAsia" w:ascii="仿宋" w:hAnsi="仿宋" w:eastAsia="仿宋" w:cs="宋体"/>
                <w:color w:val="333333"/>
                <w:kern w:val="0"/>
                <w:sz w:val="24"/>
                <w:szCs w:val="24"/>
                <w:highlight w:val="none"/>
              </w:rPr>
              <w:t>：通信网络勘察、设计、工程建设、维护及优化等综合技术服务。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highlight w:val="none"/>
              </w:rPr>
            </w:pP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highlight w:val="none"/>
              </w:rPr>
            </w:pP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黑体" w:eastAsia="黑体"/>
                <w:sz w:val="22"/>
                <w:highlight w:val="none"/>
              </w:rPr>
              <w:sym w:font="Wingdings" w:char="F0FE"/>
            </w:r>
            <w:r>
              <w:rPr>
                <w:rFonts w:hint="eastAsia" w:ascii="仿宋" w:hAnsi="仿宋" w:eastAsia="仿宋" w:cs="宋体"/>
                <w:color w:val="333333"/>
                <w:kern w:val="0"/>
                <w:sz w:val="24"/>
                <w:szCs w:val="24"/>
                <w:highlight w:val="none"/>
              </w:rPr>
              <w:t>3.不在同一相关市场</w:t>
            </w:r>
            <w:r>
              <w:rPr>
                <w:rFonts w:hint="eastAsia" w:ascii="仿宋" w:hAnsi="仿宋" w:eastAsia="仿宋" w:cs="宋体"/>
                <w:color w:val="333333"/>
                <w:kern w:val="0"/>
                <w:sz w:val="24"/>
                <w:szCs w:val="24"/>
                <w:highlight w:val="none"/>
                <w:lang w:eastAsia="zh-CN"/>
              </w:rPr>
              <w:t>，</w:t>
            </w:r>
            <w:r>
              <w:rPr>
                <w:rFonts w:hint="eastAsia" w:ascii="仿宋" w:hAnsi="仿宋" w:eastAsia="仿宋" w:cs="宋体"/>
                <w:color w:val="333333"/>
                <w:kern w:val="0"/>
                <w:sz w:val="24"/>
                <w:szCs w:val="24"/>
                <w:highlight w:val="none"/>
              </w:rPr>
              <w:t>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highlight w:val="none"/>
              </w:rPr>
            </w:pP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highlight w:val="none"/>
              </w:rPr>
            </w:pP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highlight w:val="none"/>
              </w:rPr>
            </w:pP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备注</w:t>
            </w:r>
          </w:p>
        </w:tc>
        <w:tc>
          <w:tcPr>
            <w:tcW w:w="6949" w:type="dxa"/>
            <w:gridSpan w:val="2"/>
          </w:tcPr>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不存在相关商品市场。</w:t>
            </w:r>
          </w:p>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日海智能相关市场份额情况：</w:t>
            </w:r>
          </w:p>
          <w:p>
            <w:pP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（1）</w:t>
            </w:r>
            <w:ins w:id="0" w:author="陈媚" w:date="2020-08-18T15:13:06Z">
              <w:r>
                <w:rPr>
                  <w:rFonts w:hint="eastAsia" w:ascii="仿宋" w:hAnsi="仿宋" w:eastAsia="仿宋" w:cs="宋体"/>
                  <w:color w:val="333333"/>
                  <w:kern w:val="0"/>
                  <w:sz w:val="24"/>
                  <w:szCs w:val="24"/>
                  <w:highlight w:val="none"/>
                  <w:lang w:eastAsia="zh-CN"/>
                </w:rPr>
                <w:t>人工智能</w:t>
              </w:r>
            </w:ins>
            <w:del w:id="1" w:author="陈媚" w:date="2020-08-18T15:13:03Z">
              <w:bookmarkStart w:id="0" w:name="_GoBack"/>
              <w:bookmarkEnd w:id="0"/>
              <w:r>
                <w:rPr>
                  <w:rFonts w:hint="eastAsia" w:ascii="仿宋" w:hAnsi="仿宋" w:eastAsia="仿宋" w:cs="宋体"/>
                  <w:color w:val="333333"/>
                  <w:kern w:val="0"/>
                  <w:sz w:val="24"/>
                  <w:szCs w:val="24"/>
                  <w:highlight w:val="none"/>
                </w:rPr>
                <w:delText>AI</w:delText>
              </w:r>
            </w:del>
            <w:r>
              <w:rPr>
                <w:rFonts w:hint="eastAsia" w:ascii="仿宋" w:hAnsi="仿宋" w:eastAsia="仿宋" w:cs="宋体"/>
                <w:color w:val="333333"/>
                <w:kern w:val="0"/>
                <w:sz w:val="24"/>
                <w:szCs w:val="24"/>
                <w:highlight w:val="none"/>
              </w:rPr>
              <w:t>物联网项目集成解决方案服务市场：</w:t>
            </w:r>
            <w:r>
              <w:rPr>
                <w:rFonts w:ascii="仿宋" w:hAnsi="仿宋" w:eastAsia="仿宋" w:cs="宋体"/>
                <w:color w:val="333333"/>
                <w:kern w:val="0"/>
                <w:sz w:val="24"/>
                <w:szCs w:val="24"/>
                <w:highlight w:val="none"/>
              </w:rPr>
              <w:t>[0-5]%</w:t>
            </w:r>
            <w:r>
              <w:rPr>
                <w:rFonts w:hint="eastAsia" w:ascii="仿宋" w:hAnsi="仿宋" w:eastAsia="仿宋" w:cs="宋体"/>
                <w:color w:val="333333"/>
                <w:kern w:val="0"/>
                <w:sz w:val="24"/>
                <w:szCs w:val="24"/>
                <w:highlight w:val="none"/>
              </w:rPr>
              <w:t>；地域市场为：国内市场。</w:t>
            </w:r>
          </w:p>
          <w:p>
            <w:pPr>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（2）无线通信模组市场：</w:t>
            </w:r>
            <w:r>
              <w:rPr>
                <w:rFonts w:ascii="仿宋" w:hAnsi="仿宋" w:eastAsia="仿宋" w:cs="宋体"/>
                <w:color w:val="333333"/>
                <w:kern w:val="0"/>
                <w:sz w:val="24"/>
                <w:szCs w:val="24"/>
                <w:highlight w:val="none"/>
              </w:rPr>
              <w:t>[10-15]%</w:t>
            </w:r>
            <w:r>
              <w:rPr>
                <w:rFonts w:hint="eastAsia" w:ascii="仿宋" w:hAnsi="仿宋" w:eastAsia="仿宋" w:cs="宋体"/>
                <w:color w:val="333333"/>
                <w:kern w:val="0"/>
                <w:sz w:val="24"/>
                <w:szCs w:val="24"/>
                <w:highlight w:val="none"/>
              </w:rPr>
              <w:t>；地域市场为：全球市场。</w:t>
            </w:r>
          </w:p>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（3）</w:t>
            </w:r>
            <w:ins w:id="2" w:author="陈媚" w:date="2020-08-18T15:05:14Z">
              <w:r>
                <w:rPr>
                  <w:rFonts w:hint="eastAsia" w:ascii="仿宋" w:hAnsi="仿宋" w:eastAsia="仿宋" w:cs="宋体"/>
                  <w:color w:val="333333"/>
                  <w:kern w:val="0"/>
                  <w:sz w:val="24"/>
                  <w:szCs w:val="24"/>
                  <w:highlight w:val="none"/>
                  <w:lang w:eastAsia="zh-CN"/>
                </w:rPr>
                <w:t>光</w:t>
              </w:r>
            </w:ins>
            <w:r>
              <w:rPr>
                <w:rFonts w:hint="eastAsia" w:ascii="仿宋" w:hAnsi="仿宋" w:eastAsia="仿宋" w:cs="宋体"/>
                <w:color w:val="333333"/>
                <w:kern w:val="0"/>
                <w:sz w:val="24"/>
                <w:szCs w:val="24"/>
                <w:highlight w:val="none"/>
              </w:rPr>
              <w:t>通信网络连接设备制造市场：</w:t>
            </w:r>
            <w:r>
              <w:rPr>
                <w:rFonts w:ascii="仿宋" w:hAnsi="仿宋" w:eastAsia="仿宋" w:cs="宋体"/>
                <w:color w:val="333333"/>
                <w:kern w:val="0"/>
                <w:sz w:val="24"/>
                <w:szCs w:val="24"/>
                <w:highlight w:val="none"/>
              </w:rPr>
              <w:t>[0-5]%</w:t>
            </w:r>
            <w:r>
              <w:rPr>
                <w:rFonts w:hint="eastAsia" w:ascii="仿宋" w:hAnsi="仿宋" w:eastAsia="仿宋" w:cs="宋体"/>
                <w:color w:val="333333"/>
                <w:kern w:val="0"/>
                <w:sz w:val="24"/>
                <w:szCs w:val="24"/>
                <w:highlight w:val="none"/>
              </w:rPr>
              <w:t>；地域市场为：全球市场。</w:t>
            </w:r>
          </w:p>
          <w:p>
            <w:pPr>
              <w:spacing w:line="500" w:lineRule="exact"/>
              <w:rPr>
                <w:rFonts w:ascii="仿宋" w:hAnsi="仿宋" w:eastAsia="仿宋" w:cs="宋体"/>
                <w:color w:val="333333"/>
                <w:kern w:val="0"/>
                <w:sz w:val="24"/>
                <w:szCs w:val="24"/>
                <w:highlight w:val="none"/>
              </w:rPr>
            </w:pPr>
            <w:r>
              <w:rPr>
                <w:rFonts w:hint="eastAsia" w:ascii="仿宋" w:hAnsi="仿宋" w:eastAsia="仿宋" w:cs="宋体"/>
                <w:color w:val="333333"/>
                <w:kern w:val="0"/>
                <w:sz w:val="24"/>
                <w:szCs w:val="24"/>
                <w:highlight w:val="none"/>
              </w:rPr>
              <w:t>（4）通信网络工程服务市场：</w:t>
            </w:r>
            <w:r>
              <w:rPr>
                <w:rFonts w:ascii="仿宋" w:hAnsi="仿宋" w:eastAsia="仿宋" w:cs="宋体"/>
                <w:color w:val="333333"/>
                <w:kern w:val="0"/>
                <w:sz w:val="24"/>
                <w:szCs w:val="24"/>
                <w:highlight w:val="none"/>
              </w:rPr>
              <w:t>[0-5]%</w:t>
            </w:r>
            <w:r>
              <w:rPr>
                <w:rFonts w:hint="eastAsia" w:ascii="仿宋" w:hAnsi="仿宋" w:eastAsia="仿宋" w:cs="宋体"/>
                <w:color w:val="333333"/>
                <w:kern w:val="0"/>
                <w:sz w:val="24"/>
                <w:szCs w:val="24"/>
                <w:highlight w:val="none"/>
              </w:rPr>
              <w:t xml:space="preserve"> ；地域市场为：国内市场。</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媚">
    <w15:presenceInfo w15:providerId="None" w15:userId="陈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A04C7"/>
    <w:rsid w:val="000D7EBA"/>
    <w:rsid w:val="001164CD"/>
    <w:rsid w:val="00155717"/>
    <w:rsid w:val="001837A3"/>
    <w:rsid w:val="001F3CDE"/>
    <w:rsid w:val="002316AC"/>
    <w:rsid w:val="00385151"/>
    <w:rsid w:val="003C0AEB"/>
    <w:rsid w:val="003F3943"/>
    <w:rsid w:val="0042324A"/>
    <w:rsid w:val="0043531F"/>
    <w:rsid w:val="004F7688"/>
    <w:rsid w:val="006467D8"/>
    <w:rsid w:val="006528FE"/>
    <w:rsid w:val="00683168"/>
    <w:rsid w:val="006A531B"/>
    <w:rsid w:val="006C7E50"/>
    <w:rsid w:val="006D144C"/>
    <w:rsid w:val="006F7693"/>
    <w:rsid w:val="00710140"/>
    <w:rsid w:val="007365EE"/>
    <w:rsid w:val="00744D07"/>
    <w:rsid w:val="00753AEA"/>
    <w:rsid w:val="00773D42"/>
    <w:rsid w:val="00796BE7"/>
    <w:rsid w:val="007C487D"/>
    <w:rsid w:val="007D38F9"/>
    <w:rsid w:val="007E300B"/>
    <w:rsid w:val="007F2275"/>
    <w:rsid w:val="008023AE"/>
    <w:rsid w:val="008E3975"/>
    <w:rsid w:val="00900CEC"/>
    <w:rsid w:val="00915F0F"/>
    <w:rsid w:val="00941429"/>
    <w:rsid w:val="009532DF"/>
    <w:rsid w:val="009601DE"/>
    <w:rsid w:val="00960438"/>
    <w:rsid w:val="00997019"/>
    <w:rsid w:val="009A5029"/>
    <w:rsid w:val="009B7963"/>
    <w:rsid w:val="009C7D16"/>
    <w:rsid w:val="009D38D5"/>
    <w:rsid w:val="00A24B67"/>
    <w:rsid w:val="00A53F26"/>
    <w:rsid w:val="00A717C8"/>
    <w:rsid w:val="00A827A9"/>
    <w:rsid w:val="00AA0CC5"/>
    <w:rsid w:val="00AD46BB"/>
    <w:rsid w:val="00AF569F"/>
    <w:rsid w:val="00B16AFE"/>
    <w:rsid w:val="00B23A7C"/>
    <w:rsid w:val="00B65DD5"/>
    <w:rsid w:val="00B70794"/>
    <w:rsid w:val="00BB4B8B"/>
    <w:rsid w:val="00BD10B6"/>
    <w:rsid w:val="00C07076"/>
    <w:rsid w:val="00C54FA8"/>
    <w:rsid w:val="00CA534B"/>
    <w:rsid w:val="00CB00DF"/>
    <w:rsid w:val="00D73C72"/>
    <w:rsid w:val="00D84380"/>
    <w:rsid w:val="00DA1D6B"/>
    <w:rsid w:val="00E0592B"/>
    <w:rsid w:val="00E12461"/>
    <w:rsid w:val="00E31738"/>
    <w:rsid w:val="00E86786"/>
    <w:rsid w:val="00EA0E05"/>
    <w:rsid w:val="00ED2F80"/>
    <w:rsid w:val="00F1624E"/>
    <w:rsid w:val="00F1686B"/>
    <w:rsid w:val="00F23A13"/>
    <w:rsid w:val="00F32F8A"/>
    <w:rsid w:val="00F810AA"/>
    <w:rsid w:val="00FB1D22"/>
    <w:rsid w:val="00FB43EC"/>
    <w:rsid w:val="00FB6B40"/>
    <w:rsid w:val="1CF32F4A"/>
    <w:rsid w:val="2B753944"/>
    <w:rsid w:val="2F87293A"/>
    <w:rsid w:val="30FA0E2E"/>
    <w:rsid w:val="328679BA"/>
    <w:rsid w:val="50095805"/>
    <w:rsid w:val="510B5EF3"/>
    <w:rsid w:val="515104E0"/>
    <w:rsid w:val="54796598"/>
    <w:rsid w:val="578E5B18"/>
    <w:rsid w:val="58755510"/>
    <w:rsid w:val="67897A23"/>
    <w:rsid w:val="68FB2390"/>
    <w:rsid w:val="6E1C3942"/>
    <w:rsid w:val="6E7A7FF1"/>
    <w:rsid w:val="711E0A6F"/>
    <w:rsid w:val="7DBE0E3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9"/>
    <w:semiHidden/>
    <w:unhideWhenUsed/>
    <w:uiPriority w:val="99"/>
    <w:rPr>
      <w:rFonts w:ascii="宋体"/>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5"/>
    <w:link w:val="4"/>
    <w:uiPriority w:val="99"/>
    <w:rPr>
      <w:rFonts w:ascii="Calibri" w:hAnsi="Calibri" w:eastAsia="宋体" w:cs="Times New Roman"/>
      <w:sz w:val="18"/>
      <w:szCs w:val="18"/>
    </w:rPr>
  </w:style>
  <w:style w:type="character" w:customStyle="1" w:styleId="8">
    <w:name w:val="页脚 字符"/>
    <w:basedOn w:val="5"/>
    <w:link w:val="3"/>
    <w:qFormat/>
    <w:uiPriority w:val="99"/>
    <w:rPr>
      <w:rFonts w:ascii="Calibri" w:hAnsi="Calibri" w:eastAsia="宋体" w:cs="Times New Roman"/>
      <w:sz w:val="18"/>
      <w:szCs w:val="18"/>
    </w:rPr>
  </w:style>
  <w:style w:type="character" w:customStyle="1" w:styleId="9">
    <w:name w:val="批注框文本 字符"/>
    <w:basedOn w:val="5"/>
    <w:link w:val="2"/>
    <w:semiHidden/>
    <w:uiPriority w:val="99"/>
    <w:rPr>
      <w:rFonts w:ascii="宋体" w:hAnsi="Calibri" w:eastAsia="宋体" w:cs="Times New Roman"/>
      <w:kern w:val="2"/>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209</Words>
  <Characters>1197</Characters>
  <Lines>9</Lines>
  <Paragraphs>2</Paragraphs>
  <TotalTime>67</TotalTime>
  <ScaleCrop>false</ScaleCrop>
  <LinksUpToDate>false</LinksUpToDate>
  <CharactersWithSpaces>1404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陈媚</cp:lastModifiedBy>
  <cp:lastPrinted>2020-08-03T10:05:00Z</cp:lastPrinted>
  <dcterms:modified xsi:type="dcterms:W3CDTF">2020-08-18T07:13:15Z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